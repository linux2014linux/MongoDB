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2A" w:rsidRPr="00B82743" w:rsidRDefault="00422C3A">
      <w:pPr>
        <w:rPr>
          <w:b/>
          <w:sz w:val="44"/>
          <w:szCs w:val="44"/>
        </w:rPr>
      </w:pPr>
      <w:r w:rsidRPr="00B82743">
        <w:rPr>
          <w:rFonts w:hint="eastAsia"/>
          <w:b/>
          <w:sz w:val="44"/>
          <w:szCs w:val="44"/>
        </w:rPr>
        <w:t>目录</w:t>
      </w:r>
    </w:p>
    <w:p w:rsidR="00136EF2" w:rsidRPr="00B82743" w:rsidRDefault="00136EF2">
      <w:pPr>
        <w:pStyle w:val="11"/>
        <w:tabs>
          <w:tab w:val="left" w:pos="420"/>
          <w:tab w:val="right" w:leader="dot" w:pos="8296"/>
        </w:tabs>
        <w:rPr>
          <w:noProof/>
        </w:rPr>
      </w:pPr>
      <w:r w:rsidRPr="00B82743">
        <w:fldChar w:fldCharType="begin"/>
      </w:r>
      <w:r w:rsidRPr="00B82743">
        <w:instrText xml:space="preserve"> TOC \o "1-3" \h \z \u </w:instrText>
      </w:r>
      <w:r w:rsidRPr="00B82743">
        <w:fldChar w:fldCharType="separate"/>
      </w:r>
      <w:hyperlink w:anchor="_Toc465784631" w:history="1">
        <w:r w:rsidRPr="00B82743">
          <w:rPr>
            <w:rStyle w:val="a9"/>
            <w:noProof/>
            <w:u w:val="none"/>
          </w:rPr>
          <w:t>1.</w:t>
        </w:r>
        <w:r w:rsidRPr="00B82743">
          <w:rPr>
            <w:noProof/>
          </w:rPr>
          <w:tab/>
        </w:r>
        <w:r w:rsidRPr="00B82743">
          <w:rPr>
            <w:rStyle w:val="a9"/>
            <w:rFonts w:hint="eastAsia"/>
            <w:noProof/>
            <w:u w:val="none"/>
          </w:rPr>
          <w:t>使用操作</w:t>
        </w:r>
        <w:r w:rsidRPr="00B82743">
          <w:rPr>
            <w:noProof/>
            <w:webHidden/>
          </w:rPr>
          <w:tab/>
        </w:r>
        <w:r w:rsidRPr="00B82743">
          <w:rPr>
            <w:noProof/>
            <w:webHidden/>
          </w:rPr>
          <w:fldChar w:fldCharType="begin"/>
        </w:r>
        <w:r w:rsidRPr="00B82743">
          <w:rPr>
            <w:noProof/>
            <w:webHidden/>
          </w:rPr>
          <w:instrText xml:space="preserve"> PAGEREF _Toc465784631 \h </w:instrText>
        </w:r>
        <w:r w:rsidRPr="00B82743">
          <w:rPr>
            <w:noProof/>
            <w:webHidden/>
          </w:rPr>
        </w:r>
        <w:r w:rsidRPr="00B82743">
          <w:rPr>
            <w:noProof/>
            <w:webHidden/>
          </w:rPr>
          <w:fldChar w:fldCharType="separate"/>
        </w:r>
        <w:r w:rsidRPr="00B82743">
          <w:rPr>
            <w:noProof/>
            <w:webHidden/>
          </w:rPr>
          <w:t>1</w:t>
        </w:r>
        <w:r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32" w:history="1">
        <w:r w:rsidR="00136EF2" w:rsidRPr="00B82743">
          <w:rPr>
            <w:rStyle w:val="a9"/>
            <w:noProof/>
            <w:u w:val="none"/>
          </w:rPr>
          <w:t>1.1</w:t>
        </w:r>
        <w:r w:rsidR="00136EF2" w:rsidRPr="00B82743">
          <w:rPr>
            <w:rStyle w:val="a9"/>
            <w:rFonts w:hint="eastAsia"/>
            <w:noProof/>
            <w:u w:val="none"/>
          </w:rPr>
          <w:t>常见的启动选项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_Toc465784632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33" w:history="1">
        <w:r w:rsidR="00136EF2" w:rsidRPr="00B82743">
          <w:rPr>
            <w:rStyle w:val="a9"/>
            <w:noProof/>
            <w:u w:val="none"/>
          </w:rPr>
          <w:t>1.2</w:t>
        </w:r>
        <w:r w:rsidR="00136EF2" w:rsidRPr="00B82743">
          <w:rPr>
            <w:rStyle w:val="a9"/>
            <w:rFonts w:hint="eastAsia"/>
            <w:noProof/>
            <w:u w:val="none"/>
          </w:rPr>
          <w:t>关闭</w:t>
        </w:r>
        <w:r w:rsidR="00136EF2" w:rsidRPr="00B82743">
          <w:rPr>
            <w:rStyle w:val="a9"/>
            <w:noProof/>
            <w:u w:val="none"/>
          </w:rPr>
          <w:t>mongod</w:t>
        </w:r>
        <w:r w:rsidR="00136EF2" w:rsidRPr="00B82743">
          <w:rPr>
            <w:rStyle w:val="a9"/>
            <w:rFonts w:hint="eastAsia"/>
            <w:noProof/>
            <w:u w:val="none"/>
          </w:rPr>
          <w:t>服务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_Toc465784633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30"/>
        <w:tabs>
          <w:tab w:val="right" w:leader="dot" w:pos="8296"/>
        </w:tabs>
        <w:ind w:left="960"/>
        <w:rPr>
          <w:noProof/>
        </w:rPr>
      </w:pPr>
      <w:hyperlink w:anchor="_Toc465784634" w:history="1">
        <w:r w:rsidR="00136EF2" w:rsidRPr="00B82743">
          <w:rPr>
            <w:rStyle w:val="a9"/>
            <w:noProof/>
            <w:u w:val="none"/>
          </w:rPr>
          <w:t>1.2.1</w:t>
        </w:r>
        <w:r w:rsidR="00136EF2" w:rsidRPr="00B82743">
          <w:rPr>
            <w:rStyle w:val="a9"/>
            <w:rFonts w:hint="eastAsia"/>
            <w:noProof/>
            <w:u w:val="none"/>
          </w:rPr>
          <w:t>几种安全关闭方式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_Toc465784634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30"/>
        <w:tabs>
          <w:tab w:val="right" w:leader="dot" w:pos="8296"/>
        </w:tabs>
        <w:ind w:left="960"/>
        <w:rPr>
          <w:noProof/>
        </w:rPr>
      </w:pPr>
      <w:hyperlink w:anchor="_Toc465784635" w:history="1">
        <w:r w:rsidR="00136EF2" w:rsidRPr="00B82743">
          <w:rPr>
            <w:rStyle w:val="a9"/>
            <w:noProof/>
            <w:u w:val="none"/>
          </w:rPr>
          <w:t>1.2.3</w:t>
        </w:r>
        <w:r w:rsidR="00136EF2" w:rsidRPr="00B82743">
          <w:rPr>
            <w:rStyle w:val="a9"/>
            <w:rFonts w:hint="eastAsia"/>
            <w:noProof/>
            <w:u w:val="none"/>
          </w:rPr>
          <w:t>异常关闭问题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_Toc465784635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65784636" w:history="1">
        <w:r w:rsidR="00136EF2" w:rsidRPr="00B82743">
          <w:rPr>
            <w:rStyle w:val="a9"/>
            <w:noProof/>
            <w:u w:val="none"/>
          </w:rPr>
          <w:t>2.</w:t>
        </w:r>
        <w:r w:rsidR="00136EF2" w:rsidRPr="00B82743">
          <w:rPr>
            <w:noProof/>
          </w:rPr>
          <w:tab/>
        </w:r>
        <w:r w:rsidR="00136EF2" w:rsidRPr="00B82743">
          <w:rPr>
            <w:rStyle w:val="a9"/>
            <w:noProof/>
            <w:u w:val="none"/>
          </w:rPr>
          <w:t>CURD</w:t>
        </w:r>
        <w:r w:rsidR="00136EF2" w:rsidRPr="00B82743">
          <w:rPr>
            <w:rStyle w:val="a9"/>
            <w:rFonts w:hint="eastAsia"/>
            <w:noProof/>
            <w:u w:val="none"/>
          </w:rPr>
          <w:t>操作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_Toc465784636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37" w:history="1">
        <w:r w:rsidR="00136EF2" w:rsidRPr="00B82743">
          <w:rPr>
            <w:rStyle w:val="a9"/>
            <w:noProof/>
            <w:u w:val="none"/>
          </w:rPr>
          <w:t>2.1</w:t>
        </w:r>
        <w:r w:rsidR="00136EF2" w:rsidRPr="00B82743">
          <w:rPr>
            <w:rStyle w:val="a9"/>
            <w:rFonts w:hint="eastAsia"/>
            <w:noProof/>
            <w:u w:val="none"/>
          </w:rPr>
          <w:t>几种对象的常用操作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_Toc465784637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38" w:history="1">
        <w:r w:rsidR="00136EF2" w:rsidRPr="00B82743">
          <w:rPr>
            <w:rStyle w:val="a9"/>
            <w:noProof/>
            <w:u w:val="none"/>
          </w:rPr>
          <w:t>2.3</w:t>
        </w:r>
        <w:r w:rsidR="00136EF2" w:rsidRPr="00B82743">
          <w:rPr>
            <w:rStyle w:val="a9"/>
            <w:rFonts w:hint="eastAsia"/>
            <w:noProof/>
            <w:u w:val="none"/>
          </w:rPr>
          <w:t>文档操作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_Toc465784638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30"/>
        <w:tabs>
          <w:tab w:val="right" w:leader="dot" w:pos="8296"/>
        </w:tabs>
        <w:ind w:left="960"/>
        <w:rPr>
          <w:noProof/>
        </w:rPr>
      </w:pPr>
      <w:hyperlink w:anchor="_Toc465784639" w:history="1">
        <w:r w:rsidR="00136EF2" w:rsidRPr="00B82743">
          <w:rPr>
            <w:rStyle w:val="a9"/>
            <w:noProof/>
            <w:u w:val="none"/>
          </w:rPr>
          <w:t>2.3.1</w:t>
        </w:r>
        <w:r w:rsidR="00136EF2" w:rsidRPr="00B82743">
          <w:rPr>
            <w:rStyle w:val="a9"/>
            <w:rFonts w:hint="eastAsia"/>
            <w:noProof/>
            <w:u w:val="none"/>
          </w:rPr>
          <w:t>插入文档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_Toc465784639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30"/>
        <w:tabs>
          <w:tab w:val="right" w:leader="dot" w:pos="8296"/>
        </w:tabs>
        <w:ind w:left="960"/>
        <w:rPr>
          <w:noProof/>
        </w:rPr>
      </w:pPr>
      <w:hyperlink w:anchor="_Toc465784640" w:history="1">
        <w:r w:rsidR="00136EF2" w:rsidRPr="00B82743">
          <w:rPr>
            <w:rStyle w:val="a9"/>
            <w:noProof/>
            <w:u w:val="none"/>
          </w:rPr>
          <w:t>2.3.2</w:t>
        </w:r>
        <w:r w:rsidR="00136EF2" w:rsidRPr="00B82743">
          <w:rPr>
            <w:rStyle w:val="a9"/>
            <w:rFonts w:hint="eastAsia"/>
            <w:noProof/>
            <w:u w:val="none"/>
          </w:rPr>
          <w:t>查询集合中的文档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_Toc465784640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30"/>
        <w:tabs>
          <w:tab w:val="right" w:leader="dot" w:pos="8296"/>
        </w:tabs>
        <w:ind w:left="960"/>
        <w:rPr>
          <w:noProof/>
        </w:rPr>
      </w:pPr>
      <w:hyperlink w:anchor="_Toc465784641" w:history="1">
        <w:r w:rsidR="00136EF2" w:rsidRPr="00B82743">
          <w:rPr>
            <w:rStyle w:val="a9"/>
            <w:noProof/>
            <w:u w:val="none"/>
          </w:rPr>
          <w:t>2.3.3</w:t>
        </w:r>
        <w:r w:rsidR="00136EF2" w:rsidRPr="00B82743">
          <w:rPr>
            <w:rStyle w:val="a9"/>
            <w:rFonts w:hint="eastAsia"/>
            <w:noProof/>
            <w:u w:val="none"/>
          </w:rPr>
          <w:t>文档更新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_Toc465784641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65784642" w:history="1">
        <w:r w:rsidR="00136EF2" w:rsidRPr="00B82743">
          <w:rPr>
            <w:rStyle w:val="a9"/>
            <w:noProof/>
            <w:u w:val="none"/>
          </w:rPr>
          <w:t>3.</w:t>
        </w:r>
        <w:r w:rsidR="00136EF2" w:rsidRPr="00B82743">
          <w:rPr>
            <w:noProof/>
          </w:rPr>
          <w:tab/>
        </w:r>
        <w:r w:rsidR="00136EF2" w:rsidRPr="00B82743">
          <w:rPr>
            <w:rStyle w:val="a9"/>
            <w:rFonts w:hint="eastAsia"/>
            <w:noProof/>
            <w:u w:val="none"/>
          </w:rPr>
          <w:t>一些高级操作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_Toc465784642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43" w:history="1">
        <w:r w:rsidR="00136EF2" w:rsidRPr="00B82743">
          <w:rPr>
            <w:rStyle w:val="a9"/>
            <w:noProof/>
            <w:u w:val="none"/>
          </w:rPr>
          <w:t>3.1</w:t>
        </w:r>
        <w:r w:rsidR="00136EF2" w:rsidRPr="00B82743">
          <w:rPr>
            <w:rStyle w:val="a9"/>
            <w:rFonts w:hint="eastAsia"/>
            <w:noProof/>
            <w:u w:val="none"/>
          </w:rPr>
          <w:t>投影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_Toc465784643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44" w:history="1">
        <w:r w:rsidR="00136EF2" w:rsidRPr="00B82743">
          <w:rPr>
            <w:rStyle w:val="a9"/>
            <w:noProof/>
            <w:u w:val="none"/>
          </w:rPr>
          <w:t>3.2limit</w:t>
        </w:r>
        <w:r w:rsidR="00136EF2" w:rsidRPr="00B82743">
          <w:rPr>
            <w:rStyle w:val="a9"/>
            <w:rFonts w:hint="eastAsia"/>
            <w:noProof/>
            <w:u w:val="none"/>
          </w:rPr>
          <w:t>显示</w:t>
        </w:r>
        <w:r w:rsidR="00136EF2" w:rsidRPr="00B82743">
          <w:rPr>
            <w:rStyle w:val="a9"/>
            <w:noProof/>
            <w:u w:val="none"/>
          </w:rPr>
          <w:t>n</w:t>
        </w:r>
        <w:r w:rsidR="00136EF2" w:rsidRPr="00B82743">
          <w:rPr>
            <w:rStyle w:val="a9"/>
            <w:rFonts w:hint="eastAsia"/>
            <w:noProof/>
            <w:u w:val="none"/>
          </w:rPr>
          <w:t>条文档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_Toc465784644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45" w:history="1">
        <w:r w:rsidR="00136EF2" w:rsidRPr="00B82743">
          <w:rPr>
            <w:rStyle w:val="a9"/>
            <w:noProof/>
            <w:u w:val="none"/>
          </w:rPr>
          <w:t>3.3skip</w:t>
        </w:r>
        <w:r w:rsidR="00136EF2" w:rsidRPr="00B82743">
          <w:rPr>
            <w:rStyle w:val="a9"/>
            <w:rFonts w:hint="eastAsia"/>
            <w:noProof/>
            <w:u w:val="none"/>
          </w:rPr>
          <w:t>跳过</w:t>
        </w:r>
        <w:r w:rsidR="00136EF2" w:rsidRPr="00B82743">
          <w:rPr>
            <w:rStyle w:val="a9"/>
            <w:noProof/>
            <w:u w:val="none"/>
          </w:rPr>
          <w:t>n</w:t>
        </w:r>
        <w:r w:rsidR="00136EF2" w:rsidRPr="00B82743">
          <w:rPr>
            <w:rStyle w:val="a9"/>
            <w:rFonts w:hint="eastAsia"/>
            <w:noProof/>
            <w:u w:val="none"/>
          </w:rPr>
          <w:t>条显示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_Toc465784645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46" w:history="1">
        <w:r w:rsidR="00136EF2" w:rsidRPr="00B82743">
          <w:rPr>
            <w:rStyle w:val="a9"/>
            <w:noProof/>
            <w:u w:val="none"/>
          </w:rPr>
          <w:t>3.4sort</w:t>
        </w:r>
        <w:r w:rsidR="00136EF2" w:rsidRPr="00B82743">
          <w:rPr>
            <w:rStyle w:val="a9"/>
            <w:rFonts w:hint="eastAsia"/>
            <w:noProof/>
            <w:u w:val="none"/>
          </w:rPr>
          <w:t>文档排序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_Toc465784646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20"/>
        <w:tabs>
          <w:tab w:val="right" w:leader="dot" w:pos="8296"/>
        </w:tabs>
        <w:ind w:left="480"/>
        <w:rPr>
          <w:noProof/>
        </w:rPr>
      </w:pPr>
      <w:hyperlink w:anchor="_Toc465784647" w:history="1">
        <w:r w:rsidR="00136EF2" w:rsidRPr="00B82743">
          <w:rPr>
            <w:rStyle w:val="a9"/>
            <w:noProof/>
            <w:u w:val="none"/>
          </w:rPr>
          <w:t>3.5</w:t>
        </w:r>
        <w:r w:rsidR="00136EF2" w:rsidRPr="00B82743">
          <w:rPr>
            <w:rStyle w:val="a9"/>
            <w:rFonts w:hint="eastAsia"/>
            <w:noProof/>
            <w:u w:val="none"/>
          </w:rPr>
          <w:t>索引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_Toc465784647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30"/>
        <w:tabs>
          <w:tab w:val="right" w:leader="dot" w:pos="8296"/>
        </w:tabs>
        <w:ind w:left="960"/>
        <w:rPr>
          <w:noProof/>
        </w:rPr>
      </w:pPr>
      <w:hyperlink w:anchor="_Toc465784648" w:history="1">
        <w:r w:rsidR="00136EF2" w:rsidRPr="00B82743">
          <w:rPr>
            <w:rStyle w:val="a9"/>
            <w:noProof/>
            <w:u w:val="none"/>
          </w:rPr>
          <w:t>3.5.1</w:t>
        </w:r>
        <w:r w:rsidR="00136EF2" w:rsidRPr="00B82743">
          <w:rPr>
            <w:rStyle w:val="a9"/>
            <w:rFonts w:hint="eastAsia"/>
            <w:noProof/>
            <w:u w:val="none"/>
          </w:rPr>
          <w:t>索引创建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_Toc465784648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65784649" w:history="1">
        <w:r w:rsidR="00136EF2" w:rsidRPr="00B82743">
          <w:rPr>
            <w:rStyle w:val="a9"/>
            <w:noProof/>
            <w:u w:val="none"/>
          </w:rPr>
          <w:t>4.</w:t>
        </w:r>
        <w:r w:rsidR="00136EF2" w:rsidRPr="00B82743">
          <w:rPr>
            <w:noProof/>
          </w:rPr>
          <w:tab/>
        </w:r>
        <w:r w:rsidR="00136EF2" w:rsidRPr="00B82743">
          <w:rPr>
            <w:rStyle w:val="a9"/>
            <w:rFonts w:hint="eastAsia"/>
            <w:noProof/>
            <w:u w:val="none"/>
          </w:rPr>
          <w:t>常用的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_Toc465784649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136EF2" w:rsidRPr="00B82743" w:rsidRDefault="00A969A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65784650" w:history="1">
        <w:r w:rsidR="00136EF2" w:rsidRPr="00B82743">
          <w:rPr>
            <w:rStyle w:val="a9"/>
            <w:noProof/>
            <w:u w:val="none"/>
          </w:rPr>
          <w:t>5.</w:t>
        </w:r>
        <w:r w:rsidR="00136EF2" w:rsidRPr="00B82743">
          <w:rPr>
            <w:noProof/>
          </w:rPr>
          <w:tab/>
        </w:r>
        <w:r w:rsidR="00136EF2" w:rsidRPr="00B82743">
          <w:rPr>
            <w:rStyle w:val="a9"/>
            <w:rFonts w:hint="eastAsia"/>
            <w:noProof/>
            <w:u w:val="none"/>
          </w:rPr>
          <w:t>参考资料</w:t>
        </w:r>
        <w:r w:rsidR="00136EF2" w:rsidRPr="00B82743">
          <w:rPr>
            <w:noProof/>
            <w:webHidden/>
          </w:rPr>
          <w:tab/>
        </w:r>
        <w:r w:rsidR="00136EF2" w:rsidRPr="00B82743">
          <w:rPr>
            <w:noProof/>
            <w:webHidden/>
          </w:rPr>
          <w:fldChar w:fldCharType="begin"/>
        </w:r>
        <w:r w:rsidR="00136EF2" w:rsidRPr="00B82743">
          <w:rPr>
            <w:noProof/>
            <w:webHidden/>
          </w:rPr>
          <w:instrText xml:space="preserve"> PAGEREF _Toc465784650 \h </w:instrText>
        </w:r>
        <w:r w:rsidR="00136EF2" w:rsidRPr="00B82743">
          <w:rPr>
            <w:noProof/>
            <w:webHidden/>
          </w:rPr>
        </w:r>
        <w:r w:rsidR="00136EF2" w:rsidRPr="00B82743">
          <w:rPr>
            <w:noProof/>
            <w:webHidden/>
          </w:rPr>
          <w:fldChar w:fldCharType="separate"/>
        </w:r>
        <w:r w:rsidR="00136EF2" w:rsidRPr="00B82743">
          <w:rPr>
            <w:noProof/>
            <w:webHidden/>
          </w:rPr>
          <w:t>1</w:t>
        </w:r>
        <w:r w:rsidR="00136EF2" w:rsidRPr="00B82743">
          <w:rPr>
            <w:noProof/>
            <w:webHidden/>
          </w:rPr>
          <w:fldChar w:fldCharType="end"/>
        </w:r>
      </w:hyperlink>
    </w:p>
    <w:p w:rsidR="00EB642A" w:rsidRPr="00B82743" w:rsidRDefault="00136EF2">
      <w:r w:rsidRPr="00B82743">
        <w:fldChar w:fldCharType="end"/>
      </w:r>
    </w:p>
    <w:p w:rsidR="00EB642A" w:rsidRPr="00B82743" w:rsidRDefault="00EB642A"/>
    <w:p w:rsidR="00EB642A" w:rsidRPr="00B82743" w:rsidRDefault="00422C3A">
      <w:r w:rsidRPr="00B82743">
        <w:rPr>
          <w:rFonts w:hint="eastAsia"/>
        </w:rPr>
        <w:tab/>
        <w:t>MongoDB</w:t>
      </w:r>
      <w:r w:rsidRPr="00B82743">
        <w:rPr>
          <w:rFonts w:hint="eastAsia"/>
        </w:rPr>
        <w:t>是面向文档的数据库，工作在集合和文档的概念上。</w:t>
      </w:r>
    </w:p>
    <w:p w:rsidR="00EB642A" w:rsidRPr="00B82743" w:rsidRDefault="00422C3A">
      <w:r w:rsidRPr="00B82743">
        <w:rPr>
          <w:rFonts w:hint="eastAsia"/>
        </w:rPr>
        <w:tab/>
      </w:r>
      <w:r w:rsidRPr="00B82743">
        <w:rPr>
          <w:rFonts w:hint="eastAsia"/>
        </w:rPr>
        <w:t>集合：是一组</w:t>
      </w:r>
      <w:r w:rsidRPr="00B82743">
        <w:rPr>
          <w:rFonts w:hint="eastAsia"/>
        </w:rPr>
        <w:t>MongoDB</w:t>
      </w:r>
      <w:r w:rsidRPr="00B82743">
        <w:rPr>
          <w:rFonts w:hint="eastAsia"/>
        </w:rPr>
        <w:t>文档（这些文档结构可以不同），集合与关系数据库中的表是类似的；</w:t>
      </w:r>
    </w:p>
    <w:p w:rsidR="00EB642A" w:rsidRPr="00B82743" w:rsidRDefault="00422C3A">
      <w:r w:rsidRPr="00B82743">
        <w:rPr>
          <w:rFonts w:hint="eastAsia"/>
        </w:rPr>
        <w:tab/>
      </w:r>
      <w:r w:rsidRPr="00B82743">
        <w:rPr>
          <w:rFonts w:hint="eastAsia"/>
        </w:rPr>
        <w:t>文档：是一组键值对，相当于关系数据库中的行，一个</w:t>
      </w:r>
      <w:r w:rsidRPr="00B82743">
        <w:rPr>
          <w:rFonts w:hint="eastAsia"/>
        </w:rPr>
        <w:t>json</w:t>
      </w:r>
      <w:r w:rsidRPr="00B82743">
        <w:rPr>
          <w:rFonts w:hint="eastAsia"/>
        </w:rPr>
        <w:t>行数据；</w:t>
      </w:r>
    </w:p>
    <w:p w:rsidR="00EB642A" w:rsidRPr="00B82743" w:rsidRDefault="00EB642A"/>
    <w:p w:rsidR="00741A0C" w:rsidRPr="00B82743" w:rsidRDefault="00741A0C" w:rsidP="00741A0C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 xml:space="preserve">jar cvfm </w:t>
      </w:r>
      <w:r w:rsidRPr="00B82743">
        <w:rPr>
          <w:rFonts w:ascii="微软雅黑" w:eastAsia="微软雅黑" w:hAnsi="微软雅黑" w:hint="eastAsia"/>
          <w:b/>
          <w:color w:val="03DB65"/>
        </w:rPr>
        <w:t>MyWordCount</w:t>
      </w:r>
      <w:r w:rsidRPr="00B82743">
        <w:rPr>
          <w:rFonts w:ascii="微软雅黑" w:eastAsia="微软雅黑" w:hAnsi="微软雅黑"/>
          <w:b/>
          <w:color w:val="03DB65"/>
        </w:rPr>
        <w:t>.jar manifest.</w:t>
      </w:r>
      <w:r w:rsidRPr="00B82743">
        <w:rPr>
          <w:rFonts w:ascii="微软雅黑" w:eastAsia="微软雅黑" w:hAnsi="微软雅黑" w:hint="eastAsia"/>
          <w:b/>
          <w:color w:val="03DB65"/>
        </w:rPr>
        <w:t>data</w:t>
      </w:r>
      <w:r w:rsidRPr="00B82743">
        <w:rPr>
          <w:rFonts w:ascii="微软雅黑" w:eastAsia="微软雅黑" w:hAnsi="微软雅黑"/>
          <w:b/>
          <w:color w:val="03DB65"/>
        </w:rPr>
        <w:t xml:space="preserve"> </w:t>
      </w:r>
      <w:r w:rsidRPr="00B82743">
        <w:rPr>
          <w:rFonts w:ascii="微软雅黑" w:eastAsia="微软雅黑" w:hAnsi="微软雅黑" w:hint="eastAsia"/>
          <w:b/>
          <w:color w:val="03DB65"/>
        </w:rPr>
        <w:t>*</w:t>
      </w:r>
      <w:r w:rsidRPr="00B82743">
        <w:rPr>
          <w:rFonts w:ascii="微软雅黑" w:eastAsia="微软雅黑" w:hAnsi="微软雅黑"/>
          <w:b/>
          <w:color w:val="03DB65"/>
        </w:rPr>
        <w:t>.class</w:t>
      </w:r>
    </w:p>
    <w:p w:rsidR="00741A0C" w:rsidRPr="00B82743" w:rsidRDefault="00741A0C"/>
    <w:p w:rsidR="00741A0C" w:rsidRPr="00B82743" w:rsidRDefault="00741A0C"/>
    <w:p w:rsidR="00EB642A" w:rsidRPr="00B82743" w:rsidRDefault="00422C3A" w:rsidP="00D80878">
      <w:pPr>
        <w:pStyle w:val="1"/>
        <w:numPr>
          <w:ilvl w:val="0"/>
          <w:numId w:val="7"/>
        </w:numPr>
      </w:pPr>
      <w:bookmarkStart w:id="0" w:name="_Toc465784631"/>
      <w:r w:rsidRPr="00B82743">
        <w:rPr>
          <w:rFonts w:hint="eastAsia"/>
        </w:rPr>
        <w:t>使用操作</w:t>
      </w:r>
      <w:bookmarkEnd w:id="0"/>
    </w:p>
    <w:p w:rsidR="00EB642A" w:rsidRPr="00B82743" w:rsidRDefault="00422C3A">
      <w:pPr>
        <w:ind w:leftChars="150" w:left="360"/>
      </w:pPr>
      <w:r w:rsidRPr="00B82743">
        <w:rPr>
          <w:rFonts w:hint="eastAsia"/>
        </w:rPr>
        <w:t>安装：</w:t>
      </w:r>
      <w:r w:rsidRPr="00B82743">
        <w:rPr>
          <w:rFonts w:hint="eastAsia"/>
        </w:rPr>
        <w:t>sudo apt-get install mongodb</w:t>
      </w:r>
    </w:p>
    <w:p w:rsidR="00EB642A" w:rsidRPr="00B82743" w:rsidRDefault="00422C3A">
      <w:pPr>
        <w:ind w:leftChars="150" w:left="360"/>
      </w:pPr>
      <w:r w:rsidRPr="00B82743">
        <w:rPr>
          <w:rFonts w:hint="eastAsia"/>
        </w:rPr>
        <w:t>启动服务：</w:t>
      </w:r>
      <w:r w:rsidRPr="00B82743">
        <w:rPr>
          <w:rFonts w:hint="eastAsia"/>
        </w:rPr>
        <w:t>sudo service mongodb start</w:t>
      </w:r>
    </w:p>
    <w:p w:rsidR="00EB642A" w:rsidRPr="00B82743" w:rsidRDefault="00422C3A">
      <w:pPr>
        <w:ind w:leftChars="150" w:left="360"/>
      </w:pPr>
      <w:r w:rsidRPr="00B82743">
        <w:rPr>
          <w:rFonts w:hint="eastAsia"/>
        </w:rPr>
        <w:t>停止：</w:t>
      </w:r>
      <w:r w:rsidRPr="00B82743">
        <w:rPr>
          <w:rFonts w:hint="eastAsia"/>
        </w:rPr>
        <w:t>sudo service mongodb stop</w:t>
      </w:r>
    </w:p>
    <w:p w:rsidR="00EB642A" w:rsidRPr="00B82743" w:rsidRDefault="00422C3A">
      <w:pPr>
        <w:ind w:leftChars="150" w:left="360"/>
      </w:pPr>
      <w:r w:rsidRPr="00B82743">
        <w:rPr>
          <w:rFonts w:hint="eastAsia"/>
        </w:rPr>
        <w:t>客户端连接：</w:t>
      </w:r>
      <w:r w:rsidRPr="00B82743">
        <w:rPr>
          <w:rFonts w:hint="eastAsia"/>
        </w:rPr>
        <w:t>mongo</w:t>
      </w:r>
      <w:r w:rsidRPr="00B82743">
        <w:rPr>
          <w:rFonts w:hint="eastAsia"/>
        </w:rPr>
        <w:t>，远程连接</w:t>
      </w:r>
      <w:r w:rsidRPr="00B82743">
        <w:t>mongo 10.58.127.56:7333</w:t>
      </w:r>
    </w:p>
    <w:p w:rsidR="00EB642A" w:rsidRPr="00B82743" w:rsidRDefault="00422C3A">
      <w:pPr>
        <w:ind w:leftChars="150" w:left="360"/>
      </w:pPr>
      <w:r w:rsidRPr="00B82743">
        <w:rPr>
          <w:rFonts w:hint="eastAsia"/>
        </w:rPr>
        <w:t>以用户名密码的形式登录到某个数据库：</w:t>
      </w:r>
    </w:p>
    <w:p w:rsidR="00EB642A" w:rsidRPr="00B82743" w:rsidRDefault="004F1D21">
      <w:pPr>
        <w:ind w:leftChars="150" w:left="360"/>
      </w:pPr>
      <w:r w:rsidRPr="00B82743">
        <w:t xml:space="preserve">mongo -u mongodb -p </w:t>
      </w:r>
      <w:r w:rsidR="005D24EB">
        <w:t>zhangsan</w:t>
      </w:r>
      <w:r w:rsidRPr="00B82743">
        <w:t xml:space="preserve"> 10.58.127.56:7333/admin</w:t>
      </w:r>
    </w:p>
    <w:p w:rsidR="00EB642A" w:rsidRPr="00B82743" w:rsidRDefault="00422C3A">
      <w:pPr>
        <w:ind w:firstLine="360"/>
      </w:pPr>
      <w:r w:rsidRPr="00B82743">
        <w:rPr>
          <w:rFonts w:hint="eastAsia"/>
        </w:rPr>
        <w:t>在</w:t>
      </w:r>
      <w:r w:rsidRPr="00B82743">
        <w:rPr>
          <w:rFonts w:hint="eastAsia"/>
        </w:rPr>
        <w:t>Windows</w:t>
      </w:r>
      <w:r w:rsidRPr="00B82743">
        <w:rPr>
          <w:rFonts w:hint="eastAsia"/>
        </w:rPr>
        <w:t>下的启动服务：（</w:t>
      </w:r>
      <w:r w:rsidRPr="00B82743">
        <w:rPr>
          <w:rFonts w:hint="eastAsia"/>
        </w:rPr>
        <w:t>1</w:t>
      </w:r>
      <w:r w:rsidRPr="00B82743">
        <w:rPr>
          <w:rFonts w:hint="eastAsia"/>
        </w:rPr>
        <w:t>）在服务中启动</w:t>
      </w:r>
      <w:r w:rsidRPr="00B82743">
        <w:rPr>
          <w:rFonts w:hint="eastAsia"/>
        </w:rPr>
        <w:t>mongod</w:t>
      </w:r>
      <w:r w:rsidRPr="00B82743">
        <w:rPr>
          <w:rFonts w:hint="eastAsia"/>
        </w:rPr>
        <w:t>（</w:t>
      </w:r>
      <w:r w:rsidRPr="00B82743">
        <w:rPr>
          <w:rFonts w:hint="eastAsia"/>
        </w:rPr>
        <w:t>2</w:t>
      </w:r>
      <w:r w:rsidRPr="00B82743">
        <w:rPr>
          <w:rFonts w:hint="eastAsia"/>
        </w:rPr>
        <w:t>）命令行执行</w:t>
      </w:r>
      <w:r w:rsidRPr="00B82743">
        <w:rPr>
          <w:rFonts w:hint="eastAsia"/>
        </w:rPr>
        <w:t xml:space="preserve">mongod </w:t>
      </w:r>
      <w:r w:rsidR="00904D6E" w:rsidRPr="00B82743">
        <w:rPr>
          <w:rFonts w:hint="eastAsia"/>
        </w:rPr>
        <w:t>--</w:t>
      </w:r>
      <w:r w:rsidRPr="00B82743">
        <w:rPr>
          <w:rFonts w:hint="eastAsia"/>
        </w:rPr>
        <w:t xml:space="preserve">dbpath </w:t>
      </w:r>
      <w:r w:rsidRPr="00B82743">
        <w:t>“</w:t>
      </w:r>
      <w:r w:rsidRPr="00B82743">
        <w:rPr>
          <w:rFonts w:hint="eastAsia"/>
        </w:rPr>
        <w:t>J:/MongoDB/data/db</w:t>
      </w:r>
      <w:r w:rsidRPr="00B82743">
        <w:t>”</w:t>
      </w:r>
      <w:r w:rsidRPr="00B82743">
        <w:rPr>
          <w:rFonts w:hint="eastAsia"/>
        </w:rPr>
        <w:t>，其他操作基本都是相同的。</w:t>
      </w:r>
    </w:p>
    <w:p w:rsidR="000E4610" w:rsidRPr="00B82743" w:rsidRDefault="000E4610" w:rsidP="000E4610">
      <w:pPr>
        <w:rPr>
          <w:noProof/>
        </w:rPr>
      </w:pPr>
      <w:r w:rsidRPr="00B82743">
        <w:rPr>
          <w:rFonts w:hint="eastAsia"/>
        </w:rPr>
        <w:tab/>
      </w:r>
      <w:r w:rsidRPr="00B82743">
        <w:rPr>
          <w:noProof/>
        </w:rPr>
        <w:drawing>
          <wp:inline distT="0" distB="0" distL="0" distR="0">
            <wp:extent cx="762000" cy="762000"/>
            <wp:effectExtent l="19050" t="0" r="0" b="0"/>
            <wp:docPr id="15" name="图片 7" descr="C:\Users\ADMINI~1\AppData\LocalLow\Baidu\BAIDUP~1\Account\COMMON~1\CUSTOM~1\RECOMM~1\5A4A4B~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Low\Baidu\BAIDUP~1\Account\COMMON~1\CUSTOM~1\RECOMM~1\5A4A4B~1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43">
        <w:rPr>
          <w:rFonts w:hint="eastAsia"/>
          <w:noProof/>
        </w:rPr>
        <w:t>注意：</w:t>
      </w:r>
      <w:r w:rsidR="00463633" w:rsidRPr="00B82743">
        <w:rPr>
          <w:rFonts w:hint="eastAsia"/>
          <w:noProof/>
        </w:rPr>
        <w:t>通常建议使用命令行</w:t>
      </w:r>
      <w:r w:rsidR="00463633" w:rsidRPr="00B82743">
        <w:rPr>
          <w:rFonts w:hint="eastAsia"/>
          <w:noProof/>
        </w:rPr>
        <w:t>mongod --config mongod.conf</w:t>
      </w:r>
      <w:r w:rsidR="00463633" w:rsidRPr="00B82743">
        <w:rPr>
          <w:rFonts w:hint="eastAsia"/>
          <w:noProof/>
        </w:rPr>
        <w:t>或者</w:t>
      </w:r>
      <w:r w:rsidR="00463633" w:rsidRPr="00B82743">
        <w:rPr>
          <w:rFonts w:hint="eastAsia"/>
          <w:noProof/>
        </w:rPr>
        <w:t>mongod --[option --</w:t>
      </w:r>
      <w:r w:rsidR="00463633" w:rsidRPr="00B82743">
        <w:rPr>
          <w:noProof/>
        </w:rPr>
        <w:t>…</w:t>
      </w:r>
      <w:r w:rsidR="00463633" w:rsidRPr="00B82743">
        <w:rPr>
          <w:rFonts w:hint="eastAsia"/>
          <w:noProof/>
        </w:rPr>
        <w:t>]</w:t>
      </w:r>
      <w:r w:rsidR="00463633" w:rsidRPr="00B82743">
        <w:rPr>
          <w:rFonts w:hint="eastAsia"/>
          <w:noProof/>
        </w:rPr>
        <w:t>的方式启动</w:t>
      </w:r>
      <w:r w:rsidR="00463633" w:rsidRPr="00B82743">
        <w:rPr>
          <w:rFonts w:hint="eastAsia"/>
          <w:noProof/>
        </w:rPr>
        <w:t>mongod</w:t>
      </w:r>
      <w:r w:rsidR="00463633" w:rsidRPr="00B82743">
        <w:rPr>
          <w:rFonts w:hint="eastAsia"/>
          <w:noProof/>
        </w:rPr>
        <w:t>这样更清楚</w:t>
      </w:r>
      <w:r w:rsidR="00463633" w:rsidRPr="00B82743">
        <w:rPr>
          <w:rFonts w:hint="eastAsia"/>
          <w:noProof/>
        </w:rPr>
        <w:t>mongod</w:t>
      </w:r>
      <w:r w:rsidR="00463633" w:rsidRPr="00B82743">
        <w:rPr>
          <w:rFonts w:hint="eastAsia"/>
          <w:noProof/>
        </w:rPr>
        <w:t>使用的配置及其相应的路径等，做到自知。</w:t>
      </w:r>
    </w:p>
    <w:p w:rsidR="007C27A0" w:rsidRPr="00B82743" w:rsidRDefault="007C27A0" w:rsidP="007C27A0">
      <w:pPr>
        <w:ind w:firstLine="420"/>
        <w:rPr>
          <w:noProof/>
        </w:rPr>
      </w:pPr>
      <w:r w:rsidRPr="00B82743">
        <w:rPr>
          <w:rFonts w:hint="eastAsia"/>
          <w:noProof/>
        </w:rPr>
        <w:t>MongDB</w:t>
      </w:r>
      <w:r w:rsidRPr="00B82743">
        <w:rPr>
          <w:rFonts w:hint="eastAsia"/>
          <w:noProof/>
        </w:rPr>
        <w:t>中的原子操作在记录级别，即我们对于一条记录的</w:t>
      </w:r>
      <w:r w:rsidRPr="00B82743">
        <w:rPr>
          <w:rFonts w:hint="eastAsia"/>
          <w:noProof/>
        </w:rPr>
        <w:t>CURD</w:t>
      </w:r>
      <w:r w:rsidRPr="00B82743">
        <w:rPr>
          <w:rFonts w:hint="eastAsia"/>
          <w:noProof/>
        </w:rPr>
        <w:t>操作是原子性的。</w:t>
      </w:r>
      <w:r w:rsidR="003244CE" w:rsidRPr="00B82743">
        <w:rPr>
          <w:rFonts w:hint="eastAsia"/>
          <w:noProof/>
        </w:rPr>
        <w:t>MongoDB</w:t>
      </w:r>
      <w:r w:rsidR="003244CE" w:rsidRPr="00B82743">
        <w:rPr>
          <w:rFonts w:hint="eastAsia"/>
          <w:noProof/>
        </w:rPr>
        <w:t>不保证多表之间复杂操作的一致性。</w:t>
      </w:r>
    </w:p>
    <w:p w:rsidR="002330C1" w:rsidRPr="00B82743" w:rsidRDefault="002330C1" w:rsidP="00D80878">
      <w:pPr>
        <w:pStyle w:val="2"/>
        <w:rPr>
          <w:noProof/>
        </w:rPr>
      </w:pPr>
      <w:bookmarkStart w:id="1" w:name="_Toc465784632"/>
      <w:r w:rsidRPr="00B82743">
        <w:rPr>
          <w:rFonts w:hint="eastAsia"/>
          <w:noProof/>
        </w:rPr>
        <w:t>1.1</w:t>
      </w:r>
      <w:r w:rsidRPr="00B82743">
        <w:rPr>
          <w:rFonts w:hint="eastAsia"/>
          <w:noProof/>
        </w:rPr>
        <w:t>常见的</w:t>
      </w:r>
      <w:del w:id="2" w:author="Liu,Lei(GIS)" w:date="2016-11-30T10:05:00Z">
        <w:r w:rsidRPr="00B82743" w:rsidDel="00534564">
          <w:rPr>
            <w:rFonts w:hint="eastAsia"/>
            <w:noProof/>
          </w:rPr>
          <w:delText>启动</w:delText>
        </w:r>
      </w:del>
      <w:ins w:id="3" w:author="Liu,Lei(GIS)" w:date="2016-11-30T10:05:00Z">
        <w:r w:rsidR="00534564">
          <w:rPr>
            <w:rFonts w:hint="eastAsia"/>
            <w:noProof/>
          </w:rPr>
          <w:t>参数</w:t>
        </w:r>
      </w:ins>
      <w:r w:rsidRPr="00B82743">
        <w:rPr>
          <w:rFonts w:hint="eastAsia"/>
          <w:noProof/>
        </w:rPr>
        <w:t>选项</w:t>
      </w:r>
      <w:bookmarkEnd w:id="1"/>
    </w:p>
    <w:tbl>
      <w:tblPr>
        <w:tblStyle w:val="-51"/>
        <w:tblW w:w="0" w:type="auto"/>
        <w:jc w:val="center"/>
        <w:tblLook w:val="04A0" w:firstRow="1" w:lastRow="0" w:firstColumn="1" w:lastColumn="0" w:noHBand="0" w:noVBand="1"/>
      </w:tblPr>
      <w:tblGrid>
        <w:gridCol w:w="939"/>
        <w:gridCol w:w="3387"/>
        <w:gridCol w:w="4196"/>
      </w:tblGrid>
      <w:tr w:rsidR="00501DB0" w:rsidRPr="00B82743" w:rsidTr="007F0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Align w:val="center"/>
          </w:tcPr>
          <w:p w:rsidR="00BD5419" w:rsidRPr="00B82743" w:rsidRDefault="00573679" w:rsidP="00501DB0">
            <w:r w:rsidRPr="00B82743">
              <w:rPr>
                <w:rFonts w:hint="eastAsia"/>
              </w:rPr>
              <w:t>服务</w:t>
            </w:r>
          </w:p>
        </w:tc>
        <w:tc>
          <w:tcPr>
            <w:tcW w:w="4256" w:type="dxa"/>
            <w:vAlign w:val="center"/>
          </w:tcPr>
          <w:p w:rsidR="00BD5419" w:rsidRPr="00B82743" w:rsidRDefault="00573679" w:rsidP="00501D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参数选项</w:t>
            </w:r>
          </w:p>
        </w:tc>
        <w:tc>
          <w:tcPr>
            <w:tcW w:w="6371" w:type="dxa"/>
            <w:vAlign w:val="center"/>
          </w:tcPr>
          <w:p w:rsidR="00BD5419" w:rsidRPr="00B82743" w:rsidRDefault="00573679" w:rsidP="00501D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说明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 w:val="restart"/>
            <w:vAlign w:val="center"/>
          </w:tcPr>
          <w:p w:rsidR="00BB6948" w:rsidRPr="00B82743" w:rsidRDefault="00BB6948" w:rsidP="00501DB0">
            <w:r w:rsidRPr="00B82743">
              <w:rPr>
                <w:rFonts w:hint="eastAsia"/>
              </w:rPr>
              <w:t>mongod</w:t>
            </w:r>
          </w:p>
        </w:tc>
        <w:tc>
          <w:tcPr>
            <w:tcW w:w="10627" w:type="dxa"/>
            <w:gridSpan w:val="2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B82743">
              <w:rPr>
                <w:rFonts w:hint="eastAsia"/>
                <w:b/>
                <w:color w:val="FF0000"/>
              </w:rPr>
              <w:t>普通选项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-h/--help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查看帮助信息</w:t>
            </w:r>
          </w:p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mongod --help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--version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查看版本信息</w:t>
            </w:r>
          </w:p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mongod --version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-f/--config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配置文件</w:t>
            </w:r>
          </w:p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mongod --config=</w:t>
            </w:r>
            <w:r w:rsidRPr="00B82743">
              <w:rPr>
                <w:highlight w:val="green"/>
              </w:rPr>
              <w:t>”</w:t>
            </w:r>
            <w:r w:rsidRPr="00B82743">
              <w:rPr>
                <w:rFonts w:hint="eastAsia"/>
                <w:highlight w:val="green"/>
              </w:rPr>
              <w:t>/home/work/mongo/conf/mongod.conf</w:t>
            </w:r>
            <w:r w:rsidRPr="00B82743">
              <w:rPr>
                <w:highlight w:val="green"/>
              </w:rPr>
              <w:t>”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3E01BA" w:rsidRPr="00B82743" w:rsidRDefault="003E01BA" w:rsidP="00501DB0"/>
        </w:tc>
        <w:tc>
          <w:tcPr>
            <w:tcW w:w="4256" w:type="dxa"/>
            <w:vAlign w:val="center"/>
          </w:tcPr>
          <w:p w:rsidR="003E01BA" w:rsidRPr="00B82743" w:rsidRDefault="003E01BA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-v/--version</w:t>
            </w:r>
          </w:p>
        </w:tc>
        <w:tc>
          <w:tcPr>
            <w:tcW w:w="6371" w:type="dxa"/>
            <w:vAlign w:val="center"/>
          </w:tcPr>
          <w:p w:rsidR="003E01BA" w:rsidRPr="00B82743" w:rsidRDefault="003E01BA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打开日志冗余信息开关</w:t>
            </w:r>
          </w:p>
          <w:p w:rsidR="003E01BA" w:rsidRPr="00B82743" w:rsidRDefault="003E01BA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vv~vvvv</w:t>
            </w:r>
            <w:r w:rsidRPr="00B82743">
              <w:rPr>
                <w:rFonts w:hint="eastAsia"/>
              </w:rPr>
              <w:t>依次日志信息越详细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--port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端口</w:t>
            </w:r>
          </w:p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mongod --port=22220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--bind_ip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监听的</w:t>
            </w:r>
            <w:r w:rsidRPr="00B82743">
              <w:rPr>
                <w:rFonts w:hint="eastAsia"/>
                <w:highlight w:val="green"/>
              </w:rPr>
              <w:t>ip</w:t>
            </w:r>
            <w:r w:rsidRPr="00B82743">
              <w:rPr>
                <w:rFonts w:hint="eastAsia"/>
                <w:highlight w:val="green"/>
              </w:rPr>
              <w:t>列表</w:t>
            </w:r>
            <w:r w:rsidR="00271E49" w:rsidRPr="00B82743">
              <w:rPr>
                <w:rFonts w:hint="eastAsia"/>
                <w:highlight w:val="green"/>
              </w:rPr>
              <w:t>，只能是本地</w:t>
            </w:r>
            <w:r w:rsidR="00271E49" w:rsidRPr="00B82743">
              <w:rPr>
                <w:rFonts w:hint="eastAsia"/>
                <w:highlight w:val="green"/>
              </w:rPr>
              <w:t>IP</w:t>
            </w:r>
            <w:r w:rsidR="00271E49" w:rsidRPr="00B82743">
              <w:rPr>
                <w:rFonts w:hint="eastAsia"/>
                <w:highlight w:val="green"/>
              </w:rPr>
              <w:t>。通常我们使用</w:t>
            </w:r>
            <w:r w:rsidR="00271E49" w:rsidRPr="00B82743">
              <w:rPr>
                <w:rFonts w:hint="eastAsia"/>
                <w:b/>
                <w:highlight w:val="green"/>
              </w:rPr>
              <w:t>--host</w:t>
            </w:r>
            <w:r w:rsidR="00271E49" w:rsidRPr="00B82743">
              <w:rPr>
                <w:rFonts w:hint="eastAsia"/>
                <w:highlight w:val="green"/>
              </w:rPr>
              <w:t>来配置需要监听的</w:t>
            </w:r>
            <w:r w:rsidR="00271E49" w:rsidRPr="00B82743">
              <w:rPr>
                <w:rFonts w:hint="eastAsia"/>
                <w:highlight w:val="green"/>
              </w:rPr>
              <w:t>IP</w:t>
            </w:r>
            <w:r w:rsidR="00271E49" w:rsidRPr="00B82743">
              <w:rPr>
                <w:rFonts w:hint="eastAsia"/>
                <w:highlight w:val="green"/>
              </w:rPr>
              <w:t>，</w:t>
            </w:r>
            <w:r w:rsidR="00271E49" w:rsidRPr="00B82743">
              <w:rPr>
                <w:rFonts w:hint="eastAsia"/>
                <w:highlight w:val="green"/>
              </w:rPr>
              <w:t>host</w:t>
            </w:r>
            <w:r w:rsidR="00271E49" w:rsidRPr="00B82743">
              <w:rPr>
                <w:rFonts w:hint="eastAsia"/>
                <w:highlight w:val="green"/>
              </w:rPr>
              <w:t>可以配置本地</w:t>
            </w:r>
            <w:r w:rsidR="00271E49" w:rsidRPr="00B82743">
              <w:rPr>
                <w:rFonts w:hint="eastAsia"/>
                <w:highlight w:val="green"/>
              </w:rPr>
              <w:t>IP</w:t>
            </w:r>
            <w:r w:rsidR="00271E49" w:rsidRPr="00B82743">
              <w:rPr>
                <w:rFonts w:hint="eastAsia"/>
                <w:highlight w:val="green"/>
              </w:rPr>
              <w:t>或者远程机器的</w:t>
            </w:r>
            <w:r w:rsidR="00271E49" w:rsidRPr="00B82743">
              <w:rPr>
                <w:rFonts w:hint="eastAsia"/>
                <w:highlight w:val="green"/>
              </w:rPr>
              <w:t>IP</w:t>
            </w:r>
            <w:r w:rsidR="00271E49" w:rsidRPr="00B82743">
              <w:rPr>
                <w:rFonts w:hint="eastAsia"/>
                <w:highlight w:val="green"/>
              </w:rPr>
              <w:t>。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--maxConns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最大连接数量，默认是</w:t>
            </w:r>
            <w:r w:rsidRPr="00B82743">
              <w:rPr>
                <w:rFonts w:hint="eastAsia"/>
              </w:rPr>
              <w:t>1000000</w:t>
            </w:r>
          </w:p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mongod -maxConns=2000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--logpath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日志文件全路径名称</w:t>
            </w:r>
            <w:r w:rsidR="00DF09A0" w:rsidRPr="00B82743">
              <w:rPr>
                <w:rFonts w:hint="eastAsia"/>
                <w:highlight w:val="green"/>
              </w:rPr>
              <w:t>，注意</w:t>
            </w:r>
            <w:r w:rsidR="00DF09A0" w:rsidRPr="00B82743">
              <w:rPr>
                <w:rFonts w:hint="eastAsia"/>
                <w:highlight w:val="green"/>
              </w:rPr>
              <w:t>syslog</w:t>
            </w:r>
            <w:r w:rsidR="00DF09A0" w:rsidRPr="00B82743">
              <w:rPr>
                <w:rFonts w:hint="eastAsia"/>
                <w:highlight w:val="green"/>
              </w:rPr>
              <w:t>和该选项不能同时使用</w:t>
            </w:r>
            <w:r w:rsidR="00122E42" w:rsidRPr="00B82743">
              <w:rPr>
                <w:rFonts w:hint="eastAsia"/>
                <w:highlight w:val="green"/>
              </w:rPr>
              <w:t>，同时使用会报错</w:t>
            </w:r>
            <w:r w:rsidR="00122E42" w:rsidRPr="00B82743">
              <w:rPr>
                <w:rFonts w:hint="eastAsia"/>
                <w:highlight w:val="green"/>
              </w:rPr>
              <w:t>Can</w:t>
            </w:r>
            <w:r w:rsidR="00122E42" w:rsidRPr="00B82743">
              <w:rPr>
                <w:highlight w:val="green"/>
              </w:rPr>
              <w:t>’</w:t>
            </w:r>
            <w:r w:rsidR="00122E42" w:rsidRPr="00B82743">
              <w:rPr>
                <w:rFonts w:hint="eastAsia"/>
                <w:highlight w:val="green"/>
              </w:rPr>
              <w:t>t use both a logpath and syslog</w:t>
            </w:r>
            <w:r w:rsidR="00DF09A0" w:rsidRPr="00B82743">
              <w:rPr>
                <w:rFonts w:hint="eastAsia"/>
                <w:highlight w:val="green"/>
              </w:rPr>
              <w:t>。</w:t>
            </w:r>
            <w:r w:rsidR="007C4312" w:rsidRPr="00B82743">
              <w:rPr>
                <w:rFonts w:hint="eastAsia"/>
                <w:highlight w:val="green"/>
              </w:rPr>
              <w:t>syslog</w:t>
            </w:r>
            <w:r w:rsidR="007C4312" w:rsidRPr="00B82743">
              <w:rPr>
                <w:rFonts w:hint="eastAsia"/>
                <w:highlight w:val="green"/>
              </w:rPr>
              <w:t>的含义是将日志信息发送到主机的</w:t>
            </w:r>
            <w:r w:rsidR="007C4312" w:rsidRPr="00B82743">
              <w:rPr>
                <w:rFonts w:hint="eastAsia"/>
                <w:highlight w:val="green"/>
              </w:rPr>
              <w:t>syslog</w:t>
            </w:r>
            <w:r w:rsidR="007C4312" w:rsidRPr="00B82743">
              <w:rPr>
                <w:rFonts w:hint="eastAsia"/>
                <w:highlight w:val="green"/>
              </w:rPr>
              <w:t>系统，而不是输出到指定的日志文件。</w:t>
            </w:r>
          </w:p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mongod --logpath=/home/work/mongo/log/mongod.log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--logappend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让日志按照追加的方式进行，否则将会覆盖重写</w:t>
            </w:r>
          </w:p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mongod --logappend= true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--logRotate reopen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设置每个日志文件大小，避免单个日志文件过大，该选项必须和</w:t>
            </w:r>
            <w:r w:rsidRPr="00B82743">
              <w:rPr>
                <w:rFonts w:hint="eastAsia"/>
                <w:highlight w:val="green"/>
              </w:rPr>
              <w:t>--logappend</w:t>
            </w:r>
            <w:r w:rsidRPr="00B82743">
              <w:rPr>
                <w:rFonts w:hint="eastAsia"/>
                <w:highlight w:val="green"/>
              </w:rPr>
              <w:t>一同使用</w:t>
            </w:r>
            <w:r w:rsidR="0005300E" w:rsidRPr="00B82743">
              <w:rPr>
                <w:rFonts w:hint="eastAsia"/>
                <w:highlight w:val="green"/>
              </w:rPr>
              <w:t>，可以使</w:t>
            </w:r>
            <w:r w:rsidR="0005300E" w:rsidRPr="00B82743">
              <w:rPr>
                <w:rFonts w:hint="eastAsia"/>
                <w:highlight w:val="green"/>
              </w:rPr>
              <w:t>rename</w:t>
            </w:r>
            <w:r w:rsidR="0005300E" w:rsidRPr="00B82743">
              <w:rPr>
                <w:rFonts w:hint="eastAsia"/>
                <w:highlight w:val="green"/>
              </w:rPr>
              <w:t>或者</w:t>
            </w:r>
            <w:r w:rsidR="0005300E" w:rsidRPr="00B82743">
              <w:rPr>
                <w:rFonts w:hint="eastAsia"/>
                <w:highlight w:val="green"/>
              </w:rPr>
              <w:t>reopen</w:t>
            </w:r>
            <w:r w:rsidR="0005300E" w:rsidRPr="00B82743">
              <w:rPr>
                <w:rFonts w:hint="eastAsia"/>
                <w:highlight w:val="green"/>
              </w:rPr>
              <w:t>。</w:t>
            </w:r>
          </w:p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 xml:space="preserve">mongod --logRoate reopen 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--pidfilepath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pid</w:t>
            </w:r>
            <w:r w:rsidRPr="00B82743">
              <w:rPr>
                <w:rFonts w:hint="eastAsia"/>
              </w:rPr>
              <w:t>文件的全路径，如果不设置</w:t>
            </w:r>
            <w:r w:rsidRPr="00B82743">
              <w:rPr>
                <w:rFonts w:hint="eastAsia"/>
              </w:rPr>
              <w:t>pidfile</w:t>
            </w:r>
            <w:r w:rsidRPr="00B82743">
              <w:rPr>
                <w:rFonts w:hint="eastAsia"/>
              </w:rPr>
              <w:t>默认不创建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--keyfile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集群认证的私有</w:t>
            </w:r>
            <w:r w:rsidRPr="00B82743">
              <w:rPr>
                <w:rFonts w:hint="eastAsia"/>
              </w:rPr>
              <w:t>key</w:t>
            </w:r>
            <w:r w:rsidRPr="00B82743">
              <w:rPr>
                <w:rFonts w:hint="eastAsia"/>
              </w:rPr>
              <w:t>文件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--httpinterface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使能</w:t>
            </w:r>
            <w:r w:rsidRPr="00B82743">
              <w:rPr>
                <w:rFonts w:hint="eastAsia"/>
              </w:rPr>
              <w:t>http</w:t>
            </w:r>
            <w:r w:rsidRPr="00B82743">
              <w:rPr>
                <w:rFonts w:hint="eastAsia"/>
              </w:rPr>
              <w:t>接口</w:t>
            </w:r>
            <w:r w:rsidR="00E92C5A" w:rsidRPr="00B82743">
              <w:rPr>
                <w:rFonts w:hint="eastAsia"/>
              </w:rPr>
              <w:t>，默认端口为</w:t>
            </w:r>
            <w:r w:rsidR="00E92C5A" w:rsidRPr="00B82743">
              <w:rPr>
                <w:rFonts w:hint="eastAsia"/>
              </w:rPr>
              <w:t>28017</w:t>
            </w:r>
            <w:r w:rsidR="00E92C5A" w:rsidRPr="00B82743">
              <w:rPr>
                <w:rFonts w:hint="eastAsia"/>
              </w:rPr>
              <w:t>，实际是</w:t>
            </w:r>
            <w:r w:rsidR="00E92C5A" w:rsidRPr="00B82743">
              <w:rPr>
                <w:rFonts w:hint="eastAsia"/>
              </w:rPr>
              <w:t>dbport+1000</w:t>
            </w:r>
            <w:r w:rsidR="00E92C5A" w:rsidRPr="00B82743">
              <w:rPr>
                <w:rFonts w:hint="eastAsia"/>
              </w:rPr>
              <w:t>。</w:t>
            </w:r>
            <w:r w:rsidR="000D214E" w:rsidRPr="00B82743">
              <w:rPr>
                <w:rFonts w:hint="eastAsia"/>
              </w:rPr>
              <w:t>该选项通常和</w:t>
            </w:r>
            <w:r w:rsidR="000D214E" w:rsidRPr="00B82743">
              <w:rPr>
                <w:rFonts w:hint="eastAsia"/>
              </w:rPr>
              <w:t>--rest</w:t>
            </w:r>
            <w:r w:rsidR="000D214E" w:rsidRPr="00B82743">
              <w:rPr>
                <w:rFonts w:hint="eastAsia"/>
              </w:rPr>
              <w:t>选项一同使用。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--clusterAuthMode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开启集群认证模式，可以通过</w:t>
            </w:r>
            <w:r w:rsidRPr="00B82743">
              <w:rPr>
                <w:rFonts w:hint="eastAsia"/>
              </w:rPr>
              <w:t>keyFile</w:t>
            </w:r>
            <w:r w:rsidRPr="00B82743">
              <w:rPr>
                <w:rFonts w:hint="eastAsia"/>
              </w:rPr>
              <w:t>、</w:t>
            </w:r>
            <w:r w:rsidRPr="00B82743">
              <w:rPr>
                <w:rFonts w:hint="eastAsia"/>
              </w:rPr>
              <w:t>sendKeyFile</w:t>
            </w:r>
            <w:r w:rsidRPr="00B82743">
              <w:rPr>
                <w:rFonts w:hint="eastAsia"/>
              </w:rPr>
              <w:t>、</w:t>
            </w:r>
            <w:r w:rsidRPr="00B82743">
              <w:rPr>
                <w:rFonts w:hint="eastAsia"/>
              </w:rPr>
              <w:t>sendX509</w:t>
            </w:r>
            <w:r w:rsidRPr="00B82743">
              <w:rPr>
                <w:rFonts w:hint="eastAsia"/>
              </w:rPr>
              <w:t>等方式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--fork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以</w:t>
            </w:r>
            <w:r w:rsidRPr="00B82743">
              <w:rPr>
                <w:rFonts w:hint="eastAsia"/>
                <w:highlight w:val="green"/>
              </w:rPr>
              <w:t>fork</w:t>
            </w:r>
            <w:r w:rsidR="008D1C7C" w:rsidRPr="00B82743">
              <w:rPr>
                <w:rFonts w:hint="eastAsia"/>
                <w:highlight w:val="green"/>
              </w:rPr>
              <w:t>形式启动</w:t>
            </w:r>
            <w:r w:rsidRPr="00B82743">
              <w:rPr>
                <w:rFonts w:hint="eastAsia"/>
                <w:highlight w:val="green"/>
              </w:rPr>
              <w:t>mongod</w:t>
            </w:r>
            <w:r w:rsidR="008D1C7C" w:rsidRPr="00B82743">
              <w:rPr>
                <w:rFonts w:hint="eastAsia"/>
                <w:highlight w:val="green"/>
              </w:rPr>
              <w:t>以后台方式运行。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--auth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开启认证模式，需要用户名密码才能进行相应操作</w:t>
            </w:r>
          </w:p>
        </w:tc>
      </w:tr>
      <w:tr w:rsidR="00D555C3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D555C3" w:rsidRPr="00B82743" w:rsidRDefault="00D555C3" w:rsidP="00501DB0"/>
        </w:tc>
        <w:tc>
          <w:tcPr>
            <w:tcW w:w="4256" w:type="dxa"/>
            <w:vAlign w:val="center"/>
          </w:tcPr>
          <w:p w:rsidR="00D555C3" w:rsidRPr="00B82743" w:rsidRDefault="00D555C3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highlight w:val="green"/>
              </w:rPr>
            </w:pPr>
            <w:r w:rsidRPr="00B82743">
              <w:rPr>
                <w:rFonts w:hint="eastAsia"/>
                <w:b/>
                <w:highlight w:val="green"/>
              </w:rPr>
              <w:t>--upgrade</w:t>
            </w:r>
          </w:p>
        </w:tc>
        <w:tc>
          <w:tcPr>
            <w:tcW w:w="6371" w:type="dxa"/>
            <w:vAlign w:val="center"/>
          </w:tcPr>
          <w:p w:rsidR="00C34FB1" w:rsidRPr="00B82743" w:rsidRDefault="00C34FB1" w:rsidP="00BE1A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该选项用于</w:t>
            </w:r>
            <w:r w:rsidR="00BE1A9D" w:rsidRPr="00B82743">
              <w:rPr>
                <w:rFonts w:hint="eastAsia"/>
                <w:highlight w:val="green"/>
              </w:rPr>
              <w:t>将</w:t>
            </w:r>
            <w:r w:rsidRPr="00B82743">
              <w:rPr>
                <w:rFonts w:hint="eastAsia"/>
                <w:highlight w:val="green"/>
              </w:rPr>
              <w:t>磁盘中数据文件的格式</w:t>
            </w:r>
            <w:r w:rsidR="00BE1A9D" w:rsidRPr="00B82743">
              <w:rPr>
                <w:rFonts w:hint="eastAsia"/>
                <w:highlight w:val="green"/>
              </w:rPr>
              <w:t>更新到最新版</w:t>
            </w:r>
            <w:r w:rsidRPr="00B82743">
              <w:rPr>
                <w:rFonts w:hint="eastAsia"/>
                <w:highlight w:val="green"/>
              </w:rPr>
              <w:t>，与</w:t>
            </w:r>
            <w:r w:rsidRPr="00B82743">
              <w:rPr>
                <w:rFonts w:hint="eastAsia"/>
                <w:highlight w:val="green"/>
              </w:rPr>
              <w:t>--dbpath</w:t>
            </w:r>
            <w:r w:rsidRPr="00B82743">
              <w:rPr>
                <w:rFonts w:hint="eastAsia"/>
                <w:highlight w:val="green"/>
              </w:rPr>
              <w:t>同用。</w:t>
            </w:r>
          </w:p>
          <w:p w:rsidR="007B1E8B" w:rsidRPr="00B82743" w:rsidRDefault="007B1E8B" w:rsidP="00BE1A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  <w:highlight w:val="green"/>
              </w:rPr>
              <w:t>绝大多数情况下不要使用该选项，</w:t>
            </w:r>
            <w:r w:rsidR="00A73599" w:rsidRPr="00B82743">
              <w:rPr>
                <w:rFonts w:hint="eastAsia"/>
                <w:highlight w:val="green"/>
              </w:rPr>
              <w:t>如果要升级，最好参考升级文档进行，不要贸然使用</w:t>
            </w:r>
            <w:r w:rsidR="00A73599" w:rsidRPr="00B82743">
              <w:rPr>
                <w:rFonts w:hint="eastAsia"/>
                <w:highlight w:val="green"/>
              </w:rPr>
              <w:t>--upgrade</w:t>
            </w:r>
            <w:r w:rsidR="00A73599" w:rsidRPr="00B82743">
              <w:rPr>
                <w:rFonts w:hint="eastAsia"/>
                <w:highlight w:val="green"/>
              </w:rPr>
              <w:t>选项。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--noauth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以非认证模式运行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--</w:t>
            </w:r>
            <w:bookmarkStart w:id="4" w:name="OLE_LINK1"/>
            <w:bookmarkStart w:id="5" w:name="OLE_LINK2"/>
            <w:r w:rsidRPr="00B82743">
              <w:rPr>
                <w:rFonts w:hint="eastAsia"/>
                <w:b/>
              </w:rPr>
              <w:t>oplogSize</w:t>
            </w:r>
            <w:bookmarkEnd w:id="4"/>
            <w:bookmarkEnd w:id="5"/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副本集操作日志大小，以</w:t>
            </w:r>
            <w:r w:rsidRPr="00B82743">
              <w:rPr>
                <w:rFonts w:hint="eastAsia"/>
              </w:rPr>
              <w:t>MB</w:t>
            </w:r>
            <w:r w:rsidRPr="00B82743">
              <w:rPr>
                <w:rFonts w:hint="eastAsia"/>
              </w:rPr>
              <w:t>为单位，默认为磁盘空间的</w:t>
            </w:r>
            <w:r w:rsidRPr="00B82743">
              <w:rPr>
                <w:rFonts w:hint="eastAsia"/>
              </w:rPr>
              <w:t>5%</w:t>
            </w:r>
            <w:r w:rsidRPr="00B82743">
              <w:rPr>
                <w:rFonts w:hint="eastAsia"/>
              </w:rPr>
              <w:t>，越大越好。</w:t>
            </w:r>
          </w:p>
        </w:tc>
      </w:tr>
      <w:tr w:rsidR="00E67BB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942232" w:rsidRPr="00B82743" w:rsidRDefault="00942232" w:rsidP="00501DB0"/>
        </w:tc>
        <w:tc>
          <w:tcPr>
            <w:tcW w:w="4256" w:type="dxa"/>
            <w:vAlign w:val="center"/>
          </w:tcPr>
          <w:p w:rsidR="00942232" w:rsidRPr="00B82743" w:rsidRDefault="00942232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--cpu</w:t>
            </w:r>
          </w:p>
        </w:tc>
        <w:tc>
          <w:tcPr>
            <w:tcW w:w="6371" w:type="dxa"/>
            <w:vAlign w:val="center"/>
          </w:tcPr>
          <w:p w:rsidR="00942232" w:rsidRPr="00B82743" w:rsidRDefault="00942232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设置为</w:t>
            </w:r>
            <w:r w:rsidRPr="00B82743">
              <w:rPr>
                <w:rFonts w:hint="eastAsia"/>
              </w:rPr>
              <w:t>true</w:t>
            </w:r>
            <w:r w:rsidRPr="00B82743">
              <w:rPr>
                <w:rFonts w:hint="eastAsia"/>
              </w:rPr>
              <w:t>，会强制每</w:t>
            </w:r>
            <w:r w:rsidRPr="00B82743">
              <w:rPr>
                <w:rFonts w:hint="eastAsia"/>
              </w:rPr>
              <w:t>4s</w:t>
            </w:r>
            <w:r w:rsidRPr="00B82743">
              <w:rPr>
                <w:rFonts w:hint="eastAsia"/>
              </w:rPr>
              <w:t>将</w:t>
            </w:r>
            <w:r w:rsidRPr="00B82743">
              <w:rPr>
                <w:rFonts w:hint="eastAsia"/>
              </w:rPr>
              <w:t>cpu</w:t>
            </w:r>
            <w:r w:rsidRPr="00B82743">
              <w:rPr>
                <w:rFonts w:hint="eastAsia"/>
              </w:rPr>
              <w:t>和</w:t>
            </w:r>
            <w:r w:rsidRPr="00B82743">
              <w:rPr>
                <w:rFonts w:hint="eastAsia"/>
              </w:rPr>
              <w:t>io</w:t>
            </w:r>
            <w:r w:rsidRPr="00B82743">
              <w:rPr>
                <w:rFonts w:hint="eastAsia"/>
              </w:rPr>
              <w:t>等待写到日志文件，默认为</w:t>
            </w:r>
            <w:r w:rsidRPr="00B82743">
              <w:rPr>
                <w:rFonts w:hint="eastAsia"/>
              </w:rPr>
              <w:t>false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9B1159" w:rsidRPr="00B82743" w:rsidRDefault="009B1159" w:rsidP="00501DB0"/>
        </w:tc>
        <w:tc>
          <w:tcPr>
            <w:tcW w:w="4256" w:type="dxa"/>
            <w:vAlign w:val="center"/>
          </w:tcPr>
          <w:p w:rsidR="009B1159" w:rsidRPr="00B82743" w:rsidRDefault="009B1159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--diaglog</w:t>
            </w:r>
          </w:p>
        </w:tc>
        <w:tc>
          <w:tcPr>
            <w:tcW w:w="6371" w:type="dxa"/>
            <w:vAlign w:val="center"/>
          </w:tcPr>
          <w:p w:rsidR="009B1159" w:rsidRPr="00B82743" w:rsidRDefault="0030103C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创建一个非常详细的故障排查和各种错误诊断日志记录，默认为</w:t>
            </w:r>
            <w:r w:rsidRPr="00B82743">
              <w:rPr>
                <w:rFonts w:hint="eastAsia"/>
              </w:rPr>
              <w:t>0</w:t>
            </w:r>
            <w:r w:rsidRPr="00B82743">
              <w:rPr>
                <w:rFonts w:hint="eastAsia"/>
              </w:rPr>
              <w:t>。设置为</w:t>
            </w:r>
            <w:r w:rsidRPr="00B82743">
              <w:rPr>
                <w:rFonts w:hint="eastAsia"/>
              </w:rPr>
              <w:t>1</w:t>
            </w:r>
            <w:r w:rsidRPr="00B82743">
              <w:rPr>
                <w:rFonts w:hint="eastAsia"/>
              </w:rPr>
              <w:t>，在</w:t>
            </w:r>
            <w:r w:rsidRPr="00B82743">
              <w:rPr>
                <w:rFonts w:hint="eastAsia"/>
              </w:rPr>
              <w:t>dbpath</w:t>
            </w:r>
            <w:r w:rsidRPr="00B82743">
              <w:rPr>
                <w:rFonts w:hint="eastAsia"/>
              </w:rPr>
              <w:t>下面会产生一个</w:t>
            </w:r>
            <w:r w:rsidRPr="00B82743">
              <w:rPr>
                <w:rFonts w:hint="eastAsia"/>
              </w:rPr>
              <w:t>diaglog.</w:t>
            </w:r>
            <w:r w:rsidRPr="00B82743">
              <w:rPr>
                <w:rFonts w:hint="eastAsia"/>
              </w:rPr>
              <w:t>开头的日志文件，可以取如下值：</w:t>
            </w:r>
          </w:p>
          <w:tbl>
            <w:tblPr>
              <w:tblStyle w:val="-51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3206"/>
            </w:tblGrid>
            <w:tr w:rsidR="00D66371" w:rsidRPr="00B82743" w:rsidTr="008779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1" w:type="dxa"/>
                </w:tcPr>
                <w:p w:rsidR="00D66371" w:rsidRPr="00B82743" w:rsidRDefault="00D66371" w:rsidP="00501DB0">
                  <w:r w:rsidRPr="00B82743">
                    <w:rPr>
                      <w:rFonts w:hint="eastAsia"/>
                    </w:rPr>
                    <w:t>值</w:t>
                  </w:r>
                </w:p>
              </w:tc>
              <w:tc>
                <w:tcPr>
                  <w:tcW w:w="3855" w:type="dxa"/>
                </w:tcPr>
                <w:p w:rsidR="00D66371" w:rsidRPr="00B82743" w:rsidRDefault="00D66371" w:rsidP="00501DB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B82743">
                    <w:rPr>
                      <w:rFonts w:hint="eastAsia"/>
                    </w:rPr>
                    <w:t>含义</w:t>
                  </w:r>
                </w:p>
              </w:tc>
            </w:tr>
            <w:tr w:rsidR="00D66371" w:rsidRPr="00B82743" w:rsidTr="008779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1" w:type="dxa"/>
                </w:tcPr>
                <w:p w:rsidR="00D66371" w:rsidRPr="00B82743" w:rsidRDefault="00D66371" w:rsidP="00501DB0">
                  <w:pPr>
                    <w:rPr>
                      <w:rFonts w:ascii="Times New Roman" w:eastAsia="宋体" w:hAnsi="Times New Roman" w:cstheme="minorBidi"/>
                      <w:b w:val="0"/>
                      <w:bCs w:val="0"/>
                    </w:rPr>
                  </w:pPr>
                  <w:r w:rsidRPr="00B82743">
                    <w:rPr>
                      <w:rFonts w:ascii="Times New Roman" w:eastAsia="宋体" w:hAnsi="Times New Roman" w:cstheme="minorBidi" w:hint="eastAsia"/>
                      <w:b w:val="0"/>
                      <w:bCs w:val="0"/>
                    </w:rPr>
                    <w:t>0</w:t>
                  </w:r>
                </w:p>
              </w:tc>
              <w:tc>
                <w:tcPr>
                  <w:tcW w:w="3855" w:type="dxa"/>
                </w:tcPr>
                <w:p w:rsidR="00D66371" w:rsidRPr="00B82743" w:rsidRDefault="00D66371" w:rsidP="00501D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B82743">
                    <w:rPr>
                      <w:rFonts w:hint="eastAsia"/>
                    </w:rPr>
                    <w:t>关闭，不做记录。</w:t>
                  </w:r>
                </w:p>
              </w:tc>
            </w:tr>
            <w:tr w:rsidR="00D66371" w:rsidRPr="00B82743" w:rsidTr="008779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1" w:type="dxa"/>
                </w:tcPr>
                <w:p w:rsidR="00D66371" w:rsidRPr="00B82743" w:rsidRDefault="00D66371" w:rsidP="00501DB0">
                  <w:pPr>
                    <w:rPr>
                      <w:rFonts w:ascii="Times New Roman" w:eastAsia="宋体" w:hAnsi="Times New Roman" w:cstheme="minorBidi"/>
                      <w:b w:val="0"/>
                      <w:bCs w:val="0"/>
                    </w:rPr>
                  </w:pPr>
                  <w:r w:rsidRPr="00B82743">
                    <w:rPr>
                      <w:rFonts w:ascii="Times New Roman" w:eastAsia="宋体" w:hAnsi="Times New Roman" w:cstheme="minorBidi" w:hint="eastAsia"/>
                      <w:b w:val="0"/>
                      <w:bCs w:val="0"/>
                    </w:rPr>
                    <w:t>1</w:t>
                  </w:r>
                </w:p>
              </w:tc>
              <w:tc>
                <w:tcPr>
                  <w:tcW w:w="3855" w:type="dxa"/>
                </w:tcPr>
                <w:p w:rsidR="00D66371" w:rsidRPr="00B82743" w:rsidRDefault="00D66371" w:rsidP="00501DB0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 w:rsidRPr="00B82743">
                    <w:rPr>
                      <w:rFonts w:hint="eastAsia"/>
                    </w:rPr>
                    <w:t>写操作记录</w:t>
                  </w:r>
                </w:p>
              </w:tc>
            </w:tr>
            <w:tr w:rsidR="00D66371" w:rsidRPr="00B82743" w:rsidTr="008779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1" w:type="dxa"/>
                </w:tcPr>
                <w:p w:rsidR="00D66371" w:rsidRPr="00B82743" w:rsidRDefault="00D66371" w:rsidP="00501DB0">
                  <w:pPr>
                    <w:rPr>
                      <w:rFonts w:ascii="Times New Roman" w:eastAsia="宋体" w:hAnsi="Times New Roman" w:cstheme="minorBidi"/>
                      <w:b w:val="0"/>
                      <w:bCs w:val="0"/>
                    </w:rPr>
                  </w:pPr>
                  <w:r w:rsidRPr="00B82743">
                    <w:rPr>
                      <w:rFonts w:ascii="Times New Roman" w:eastAsia="宋体" w:hAnsi="Times New Roman" w:cstheme="minorBidi" w:hint="eastAsia"/>
                      <w:b w:val="0"/>
                      <w:bCs w:val="0"/>
                    </w:rPr>
                    <w:t>2</w:t>
                  </w:r>
                </w:p>
              </w:tc>
              <w:tc>
                <w:tcPr>
                  <w:tcW w:w="3855" w:type="dxa"/>
                </w:tcPr>
                <w:p w:rsidR="00D66371" w:rsidRPr="00B82743" w:rsidRDefault="00D66371" w:rsidP="00501D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B82743">
                    <w:rPr>
                      <w:rFonts w:hint="eastAsia"/>
                    </w:rPr>
                    <w:t>读从左记录</w:t>
                  </w:r>
                </w:p>
              </w:tc>
            </w:tr>
            <w:tr w:rsidR="00D66371" w:rsidRPr="00B82743" w:rsidTr="0087794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1" w:type="dxa"/>
                </w:tcPr>
                <w:p w:rsidR="00D66371" w:rsidRPr="00B82743" w:rsidRDefault="00D66371" w:rsidP="00501DB0">
                  <w:pPr>
                    <w:rPr>
                      <w:rFonts w:ascii="Times New Roman" w:eastAsia="宋体" w:hAnsi="Times New Roman" w:cstheme="minorBidi"/>
                      <w:b w:val="0"/>
                      <w:bCs w:val="0"/>
                    </w:rPr>
                  </w:pPr>
                  <w:r w:rsidRPr="00B82743">
                    <w:rPr>
                      <w:rFonts w:ascii="Times New Roman" w:eastAsia="宋体" w:hAnsi="Times New Roman" w:cstheme="minorBidi" w:hint="eastAsia"/>
                      <w:b w:val="0"/>
                      <w:bCs w:val="0"/>
                    </w:rPr>
                    <w:t>3</w:t>
                  </w:r>
                </w:p>
              </w:tc>
              <w:tc>
                <w:tcPr>
                  <w:tcW w:w="3855" w:type="dxa"/>
                </w:tcPr>
                <w:p w:rsidR="00D66371" w:rsidRPr="00B82743" w:rsidRDefault="00D66371" w:rsidP="00501DB0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 w:rsidRPr="00B82743">
                    <w:rPr>
                      <w:rFonts w:hint="eastAsia"/>
                    </w:rPr>
                    <w:t>读写操作记录</w:t>
                  </w:r>
                </w:p>
              </w:tc>
            </w:tr>
            <w:tr w:rsidR="00D66371" w:rsidRPr="00B82743" w:rsidTr="0087794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31" w:type="dxa"/>
                </w:tcPr>
                <w:p w:rsidR="00D66371" w:rsidRPr="00B82743" w:rsidRDefault="00D66371" w:rsidP="00501DB0">
                  <w:pPr>
                    <w:rPr>
                      <w:rFonts w:ascii="Times New Roman" w:eastAsia="宋体" w:hAnsi="Times New Roman" w:cstheme="minorBidi"/>
                      <w:b w:val="0"/>
                      <w:bCs w:val="0"/>
                    </w:rPr>
                  </w:pPr>
                  <w:r w:rsidRPr="00B82743">
                    <w:rPr>
                      <w:rFonts w:ascii="Times New Roman" w:eastAsia="宋体" w:hAnsi="Times New Roman" w:cstheme="minorBidi" w:hint="eastAsia"/>
                      <w:b w:val="0"/>
                      <w:bCs w:val="0"/>
                    </w:rPr>
                    <w:t>7</w:t>
                  </w:r>
                </w:p>
              </w:tc>
              <w:tc>
                <w:tcPr>
                  <w:tcW w:w="3855" w:type="dxa"/>
                </w:tcPr>
                <w:p w:rsidR="00D66371" w:rsidRPr="00B82743" w:rsidRDefault="00D66371" w:rsidP="00501D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B82743">
                    <w:rPr>
                      <w:rFonts w:hint="eastAsia"/>
                    </w:rPr>
                    <w:t>写和一些读操作记录</w:t>
                  </w:r>
                </w:p>
              </w:tc>
            </w:tr>
          </w:tbl>
          <w:p w:rsidR="00E07F7E" w:rsidRPr="00B82743" w:rsidRDefault="00240E5D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产生的日志可以通过</w:t>
            </w:r>
            <w:r w:rsidR="000A4157" w:rsidRPr="00B82743">
              <w:rPr>
                <w:rFonts w:hint="eastAsia"/>
              </w:rPr>
              <w:t>mongosniff</w:t>
            </w:r>
            <w:r w:rsidR="000A4157" w:rsidRPr="00B82743">
              <w:rPr>
                <w:rFonts w:hint="eastAsia"/>
              </w:rPr>
              <w:t>来查看（查看之前执行</w:t>
            </w:r>
            <w:r w:rsidR="000A4157" w:rsidRPr="00B82743">
              <w:rPr>
                <w:rFonts w:hint="eastAsia"/>
              </w:rPr>
              <w:t>apt-get install libpcap-dev</w:t>
            </w:r>
            <w:r w:rsidR="000A4157" w:rsidRPr="00B82743">
              <w:rPr>
                <w:rFonts w:hint="eastAsia"/>
              </w:rPr>
              <w:t>），如下：</w:t>
            </w:r>
          </w:p>
          <w:p w:rsidR="000A4157" w:rsidRPr="00B82743" w:rsidRDefault="000A4157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sudo mongosniff --source DIAGLOG diaglog.51d434a9</w:t>
            </w:r>
          </w:p>
          <w:p w:rsidR="00D66371" w:rsidRPr="00B82743" w:rsidRDefault="00D66371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10627" w:type="dxa"/>
            <w:gridSpan w:val="2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B82743">
              <w:rPr>
                <w:rFonts w:hint="eastAsia"/>
                <w:b/>
                <w:color w:val="FF0000"/>
              </w:rPr>
              <w:t>主从模式选项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--master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master</w:t>
            </w:r>
            <w:r w:rsidRPr="00B82743">
              <w:rPr>
                <w:rFonts w:hint="eastAsia"/>
              </w:rPr>
              <w:t>结点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--slave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slave</w:t>
            </w:r>
            <w:r w:rsidRPr="00B82743">
              <w:rPr>
                <w:rFonts w:hint="eastAsia"/>
              </w:rPr>
              <w:t>结点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--source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为</w:t>
            </w:r>
            <w:r w:rsidRPr="00B82743">
              <w:rPr>
                <w:rFonts w:hint="eastAsia"/>
              </w:rPr>
              <w:t>slave</w:t>
            </w:r>
            <w:r w:rsidRPr="00B82743">
              <w:rPr>
                <w:rFonts w:hint="eastAsia"/>
              </w:rPr>
              <w:t>模式时，使用</w:t>
            </w:r>
            <w:r w:rsidRPr="00B82743">
              <w:rPr>
                <w:rFonts w:hint="eastAsia"/>
              </w:rPr>
              <w:t>source</w:t>
            </w:r>
            <w:r w:rsidRPr="00B82743">
              <w:rPr>
                <w:rFonts w:hint="eastAsia"/>
              </w:rPr>
              <w:t>指定</w:t>
            </w:r>
            <w:r w:rsidRPr="00B82743">
              <w:rPr>
                <w:rFonts w:hint="eastAsia"/>
              </w:rPr>
              <w:t>master</w:t>
            </w:r>
            <w:r w:rsidRPr="00B82743">
              <w:rPr>
                <w:rFonts w:hint="eastAsia"/>
              </w:rPr>
              <w:t>结点的</w:t>
            </w:r>
            <w:r w:rsidRPr="00B82743">
              <w:rPr>
                <w:rFonts w:hint="eastAsia"/>
              </w:rPr>
              <w:t>ip:port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--only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为</w:t>
            </w:r>
            <w:r w:rsidRPr="00B82743">
              <w:rPr>
                <w:rFonts w:hint="eastAsia"/>
              </w:rPr>
              <w:t>slave</w:t>
            </w:r>
            <w:r w:rsidRPr="00B82743">
              <w:rPr>
                <w:rFonts w:hint="eastAsia"/>
              </w:rPr>
              <w:t>模式时，可以</w:t>
            </w:r>
            <w:r w:rsidR="00894AC1" w:rsidRPr="00B82743">
              <w:rPr>
                <w:rFonts w:hint="eastAsia"/>
              </w:rPr>
              <w:t>指定</w:t>
            </w:r>
            <w:r w:rsidRPr="00B82743">
              <w:rPr>
                <w:rFonts w:hint="eastAsia"/>
              </w:rPr>
              <w:t>数据库为副本模式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--salvedelay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从主库到从库的操作延迟，单位</w:t>
            </w:r>
            <w:r w:rsidRPr="00B82743">
              <w:rPr>
                <w:rFonts w:hint="eastAsia"/>
              </w:rPr>
              <w:t>s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10627" w:type="dxa"/>
            <w:gridSpan w:val="2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B82743">
              <w:rPr>
                <w:rFonts w:hint="eastAsia"/>
                <w:b/>
                <w:color w:val="FF0000"/>
              </w:rPr>
              <w:t>副本集选项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--replSet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副本集选项</w:t>
            </w:r>
          </w:p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mongod --replSet=lt/10.54.129.12:7898,</w:t>
            </w:r>
            <w:r w:rsidRPr="00B82743">
              <w:t>……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10627" w:type="dxa"/>
            <w:gridSpan w:val="2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82743">
              <w:rPr>
                <w:rFonts w:hint="eastAsia"/>
                <w:b/>
              </w:rPr>
              <w:t>分片选项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--configsvr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声明该服务为配置服务，默认端口</w:t>
            </w:r>
            <w:r w:rsidRPr="00B82743">
              <w:rPr>
                <w:rFonts w:hint="eastAsia"/>
              </w:rPr>
              <w:t>27019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--shardsvr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声明该服务为分片服务，默认端口</w:t>
            </w:r>
            <w:r w:rsidRPr="00B82743">
              <w:rPr>
                <w:rFonts w:hint="eastAsia"/>
              </w:rPr>
              <w:t>27018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10627" w:type="dxa"/>
            <w:gridSpan w:val="2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FF0000"/>
              </w:rPr>
            </w:pPr>
            <w:r w:rsidRPr="00B82743">
              <w:rPr>
                <w:rFonts w:hint="eastAsia"/>
                <w:b/>
                <w:color w:val="FF0000"/>
              </w:rPr>
              <w:t>存储选项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--storageEngine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使用什么存储引擎，</w:t>
            </w:r>
            <w:r w:rsidRPr="00B82743">
              <w:rPr>
                <w:rFonts w:hint="eastAsia"/>
              </w:rPr>
              <w:t>3.+</w:t>
            </w:r>
            <w:r w:rsidRPr="00B82743">
              <w:rPr>
                <w:rFonts w:hint="eastAsia"/>
              </w:rPr>
              <w:t>，推荐使用</w:t>
            </w:r>
            <w:r w:rsidRPr="00B82743">
              <w:t>wiredTiger</w:t>
            </w:r>
            <w:r w:rsidRPr="00B82743">
              <w:rPr>
                <w:rFonts w:hint="eastAsia"/>
              </w:rPr>
              <w:t>引擎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--dbpath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数据库存储的路径</w:t>
            </w:r>
          </w:p>
        </w:tc>
      </w:tr>
      <w:tr w:rsidR="00565299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565299" w:rsidRPr="00B82743" w:rsidRDefault="00565299" w:rsidP="00501DB0"/>
        </w:tc>
        <w:tc>
          <w:tcPr>
            <w:tcW w:w="4256" w:type="dxa"/>
            <w:vAlign w:val="center"/>
          </w:tcPr>
          <w:p w:rsidR="00565299" w:rsidRPr="00B82743" w:rsidRDefault="00565299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t>--syncdelay</w:t>
            </w:r>
          </w:p>
        </w:tc>
        <w:tc>
          <w:tcPr>
            <w:tcW w:w="6371" w:type="dxa"/>
            <w:vAlign w:val="center"/>
          </w:tcPr>
          <w:p w:rsidR="00565299" w:rsidRPr="00B82743" w:rsidRDefault="00565299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默认为</w:t>
            </w:r>
            <w:r w:rsidRPr="00B82743">
              <w:rPr>
                <w:rFonts w:hint="eastAsia"/>
              </w:rPr>
              <w:t>60s</w:t>
            </w:r>
            <w:r w:rsidRPr="00B82743">
              <w:rPr>
                <w:rFonts w:hint="eastAsia"/>
              </w:rPr>
              <w:t>，每隔</w:t>
            </w:r>
            <w:r w:rsidRPr="00B82743">
              <w:rPr>
                <w:rFonts w:hint="eastAsia"/>
              </w:rPr>
              <w:t>60s</w:t>
            </w:r>
            <w:r w:rsidRPr="00B82743">
              <w:rPr>
                <w:rFonts w:hint="eastAsia"/>
              </w:rPr>
              <w:t>写操作的内存数据才会被刷新到磁盘中。</w:t>
            </w:r>
          </w:p>
        </w:tc>
      </w:tr>
      <w:tr w:rsidR="00DE29E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3252A4" w:rsidRPr="00B82743" w:rsidRDefault="003252A4" w:rsidP="00501DB0"/>
        </w:tc>
        <w:tc>
          <w:tcPr>
            <w:tcW w:w="4256" w:type="dxa"/>
            <w:vAlign w:val="center"/>
          </w:tcPr>
          <w:p w:rsidR="003252A4" w:rsidRPr="00B82743" w:rsidRDefault="003252A4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--directoryperdb</w:t>
            </w:r>
          </w:p>
        </w:tc>
        <w:tc>
          <w:tcPr>
            <w:tcW w:w="6371" w:type="dxa"/>
            <w:vAlign w:val="center"/>
          </w:tcPr>
          <w:p w:rsidR="003252A4" w:rsidRPr="00B82743" w:rsidRDefault="00CA71DA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设置为</w:t>
            </w:r>
            <w:r w:rsidRPr="00B82743">
              <w:rPr>
                <w:rFonts w:hint="eastAsia"/>
              </w:rPr>
              <w:t>true</w:t>
            </w:r>
            <w:r w:rsidRPr="00B82743">
              <w:rPr>
                <w:rFonts w:hint="eastAsia"/>
              </w:rPr>
              <w:t>，将每个数据库的数据存储在不同的目录下。</w:t>
            </w:r>
          </w:p>
          <w:p w:rsidR="00C73A49" w:rsidRPr="00B82743" w:rsidRDefault="00C73A49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PS</w:t>
            </w:r>
            <w:r w:rsidRPr="00B82743">
              <w:rPr>
                <w:rFonts w:hint="eastAsia"/>
              </w:rPr>
              <w:t>：数据目录变化，会导致</w:t>
            </w:r>
            <w:r w:rsidRPr="00B82743">
              <w:rPr>
                <w:rFonts w:hint="eastAsia"/>
              </w:rPr>
              <w:t>mongod</w:t>
            </w:r>
            <w:r w:rsidRPr="00B82743">
              <w:rPr>
                <w:rFonts w:hint="eastAsia"/>
              </w:rPr>
              <w:t>找不到数据信息，因此该选项选择开启或者关闭需要提前确定好，否则需要通过移动数据文件结构来配置该选项的开关（未测！）。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--noprealloc</w:t>
            </w:r>
          </w:p>
        </w:tc>
        <w:tc>
          <w:tcPr>
            <w:tcW w:w="6371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禁用数据文件与分配功能，禁用通常会有损性能。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--nssize</w:t>
            </w:r>
          </w:p>
        </w:tc>
        <w:tc>
          <w:tcPr>
            <w:tcW w:w="6371" w:type="dxa"/>
            <w:vAlign w:val="center"/>
          </w:tcPr>
          <w:p w:rsidR="00BB6948" w:rsidRPr="00B82743" w:rsidRDefault="00753F31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命名空间文件的大小，默认</w:t>
            </w:r>
            <w:r w:rsidRPr="00B82743">
              <w:rPr>
                <w:rFonts w:hint="eastAsia"/>
              </w:rPr>
              <w:t>16M</w:t>
            </w:r>
            <w:r w:rsidRPr="00B82743">
              <w:rPr>
                <w:rFonts w:hint="eastAsia"/>
              </w:rPr>
              <w:t>，最大</w:t>
            </w:r>
            <w:r w:rsidRPr="00B82743">
              <w:rPr>
                <w:rFonts w:hint="eastAsia"/>
              </w:rPr>
              <w:t>2G</w:t>
            </w:r>
            <w:r w:rsidRPr="00B82743">
              <w:rPr>
                <w:rFonts w:hint="eastAsia"/>
              </w:rPr>
              <w:t>。小数据库不浪费太多空间，大数据又连续磁盘空间。</w:t>
            </w:r>
          </w:p>
        </w:tc>
      </w:tr>
      <w:tr w:rsidR="00DE29EF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9F5B01" w:rsidRPr="00B82743" w:rsidRDefault="009F5B01" w:rsidP="00501DB0"/>
        </w:tc>
        <w:tc>
          <w:tcPr>
            <w:tcW w:w="4256" w:type="dxa"/>
            <w:vAlign w:val="center"/>
          </w:tcPr>
          <w:p w:rsidR="009F5B01" w:rsidRPr="00B82743" w:rsidRDefault="009F5B01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--profile</w:t>
            </w:r>
          </w:p>
        </w:tc>
        <w:tc>
          <w:tcPr>
            <w:tcW w:w="6371" w:type="dxa"/>
            <w:vAlign w:val="center"/>
          </w:tcPr>
          <w:p w:rsidR="009F5B01" w:rsidRPr="00B82743" w:rsidRDefault="00B92D36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数据库分析等级设置。</w:t>
            </w:r>
            <w:r w:rsidRPr="00B82743">
              <w:rPr>
                <w:rFonts w:hint="eastAsia"/>
              </w:rPr>
              <w:t>0</w:t>
            </w:r>
            <w:r w:rsidRPr="00B82743">
              <w:rPr>
                <w:rFonts w:hint="eastAsia"/>
              </w:rPr>
              <w:t>关闭，</w:t>
            </w:r>
            <w:r w:rsidRPr="00B82743">
              <w:rPr>
                <w:rFonts w:hint="eastAsia"/>
              </w:rPr>
              <w:t>1</w:t>
            </w:r>
            <w:r w:rsidRPr="00B82743">
              <w:rPr>
                <w:rFonts w:hint="eastAsia"/>
              </w:rPr>
              <w:t>仅包括慢操作</w:t>
            </w:r>
            <w:r w:rsidR="005F128E" w:rsidRPr="00B82743">
              <w:rPr>
                <w:rFonts w:hint="eastAsia"/>
              </w:rPr>
              <w:t>（通过</w:t>
            </w:r>
            <w:r w:rsidR="005F128E" w:rsidRPr="00B82743">
              <w:rPr>
                <w:rFonts w:hint="eastAsia"/>
              </w:rPr>
              <w:t>slowms</w:t>
            </w:r>
            <w:r w:rsidR="005F128E" w:rsidRPr="00B82743">
              <w:rPr>
                <w:rFonts w:hint="eastAsia"/>
              </w:rPr>
              <w:t>来设置</w:t>
            </w:r>
            <w:r w:rsidR="005F128E" w:rsidRPr="00B82743">
              <w:rPr>
                <w:rFonts w:hint="eastAsia"/>
              </w:rPr>
              <w:t>ms</w:t>
            </w:r>
            <w:r w:rsidR="005F128E" w:rsidRPr="00B82743">
              <w:rPr>
                <w:rFonts w:hint="eastAsia"/>
              </w:rPr>
              <w:t>）</w:t>
            </w:r>
            <w:r w:rsidRPr="00B82743">
              <w:rPr>
                <w:rFonts w:hint="eastAsia"/>
              </w:rPr>
              <w:t>，</w:t>
            </w:r>
            <w:r w:rsidRPr="00B82743">
              <w:rPr>
                <w:rFonts w:hint="eastAsia"/>
              </w:rPr>
              <w:t>2</w:t>
            </w:r>
            <w:r w:rsidRPr="00B82743">
              <w:rPr>
                <w:rFonts w:hint="eastAsia"/>
              </w:rPr>
              <w:t>所有操作。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--quota</w:t>
            </w:r>
          </w:p>
        </w:tc>
        <w:tc>
          <w:tcPr>
            <w:tcW w:w="6371" w:type="dxa"/>
            <w:vAlign w:val="center"/>
          </w:tcPr>
          <w:p w:rsidR="00BB6948" w:rsidRPr="00B82743" w:rsidRDefault="00D437CA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每个数据库的文件数量限制，</w:t>
            </w:r>
            <w:r w:rsidR="007F1DD2" w:rsidRPr="00B82743">
              <w:rPr>
                <w:rFonts w:hint="eastAsia"/>
              </w:rPr>
              <w:t>开启为</w:t>
            </w:r>
            <w:r w:rsidR="007F1DD2" w:rsidRPr="00B82743">
              <w:rPr>
                <w:rFonts w:hint="eastAsia"/>
              </w:rPr>
              <w:t>ture</w:t>
            </w:r>
          </w:p>
          <w:p w:rsidR="002449A2" w:rsidRPr="00B82743" w:rsidRDefault="002449A2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--quotafile=8</w:t>
            </w:r>
            <w:r w:rsidRPr="00B82743">
              <w:rPr>
                <w:rFonts w:hint="eastAsia"/>
              </w:rPr>
              <w:t>，开启配置显示默认限制为</w:t>
            </w:r>
            <w:r w:rsidRPr="00B82743">
              <w:rPr>
                <w:rFonts w:hint="eastAsia"/>
              </w:rPr>
              <w:t>8</w:t>
            </w:r>
            <w:r w:rsidRPr="00B82743">
              <w:rPr>
                <w:rFonts w:hint="eastAsia"/>
              </w:rPr>
              <w:t>个。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--smallfiles</w:t>
            </w:r>
          </w:p>
        </w:tc>
        <w:tc>
          <w:tcPr>
            <w:tcW w:w="6371" w:type="dxa"/>
            <w:vAlign w:val="center"/>
          </w:tcPr>
          <w:p w:rsidR="00BB6948" w:rsidRPr="00B82743" w:rsidRDefault="00147BF3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是否使用较小默认文件。默认为</w:t>
            </w:r>
            <w:r w:rsidRPr="00B82743">
              <w:rPr>
                <w:rFonts w:hint="eastAsia"/>
              </w:rPr>
              <w:t>false</w:t>
            </w:r>
            <w:r w:rsidRPr="00B82743">
              <w:rPr>
                <w:rFonts w:hint="eastAsia"/>
              </w:rPr>
              <w:t>，开启后数据文件初始大小限制为</w:t>
            </w:r>
            <w:r w:rsidRPr="00B82743">
              <w:rPr>
                <w:rFonts w:hint="eastAsia"/>
              </w:rPr>
              <w:t>512M</w:t>
            </w:r>
            <w:r w:rsidRPr="00B82743">
              <w:rPr>
                <w:rFonts w:hint="eastAsia"/>
              </w:rPr>
              <w:t>，日志文件限制为</w:t>
            </w:r>
            <w:r w:rsidRPr="00B82743">
              <w:rPr>
                <w:rFonts w:hint="eastAsia"/>
              </w:rPr>
              <w:t>128M</w:t>
            </w:r>
            <w:r w:rsidRPr="00B82743">
              <w:rPr>
                <w:rFonts w:hint="eastAsia"/>
              </w:rPr>
              <w:t>。数据库较大不要使用该选项，大数据库开启该选项会造成大量的小文件。</w:t>
            </w:r>
          </w:p>
        </w:tc>
      </w:tr>
      <w:tr w:rsidR="007F06E0" w:rsidRPr="00B82743" w:rsidTr="007A00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7F06E0" w:rsidRPr="00B82743" w:rsidRDefault="007F06E0" w:rsidP="00501DB0"/>
        </w:tc>
        <w:tc>
          <w:tcPr>
            <w:tcW w:w="4256" w:type="dxa"/>
            <w:vAlign w:val="center"/>
          </w:tcPr>
          <w:p w:rsidR="007F06E0" w:rsidRPr="00B82743" w:rsidRDefault="007F06E0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green"/>
              </w:rPr>
            </w:pPr>
            <w:r w:rsidRPr="00B82743">
              <w:rPr>
                <w:rFonts w:hint="eastAsia"/>
              </w:rPr>
              <w:t>--repair</w:t>
            </w:r>
          </w:p>
        </w:tc>
        <w:tc>
          <w:tcPr>
            <w:tcW w:w="6371" w:type="dxa"/>
            <w:vAlign w:val="center"/>
          </w:tcPr>
          <w:p w:rsidR="007F06E0" w:rsidRPr="00B82743" w:rsidRDefault="007F06E0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B82743">
              <w:rPr>
                <w:rFonts w:hint="eastAsia"/>
              </w:rPr>
              <w:t>启动时修复，需要关闭</w:t>
            </w:r>
            <w:r w:rsidRPr="00B82743">
              <w:rPr>
                <w:rFonts w:hint="eastAsia"/>
              </w:rPr>
              <w:t>journal</w:t>
            </w:r>
            <w:r w:rsidRPr="00B82743">
              <w:rPr>
                <w:rFonts w:hint="eastAsia"/>
              </w:rPr>
              <w:t>选项，否则报错。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--repairpath</w:t>
            </w:r>
          </w:p>
        </w:tc>
        <w:tc>
          <w:tcPr>
            <w:tcW w:w="6371" w:type="dxa"/>
            <w:vAlign w:val="center"/>
          </w:tcPr>
          <w:p w:rsidR="00BB6948" w:rsidRPr="00B82743" w:rsidRDefault="00543EF6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修复路径，默认是</w:t>
            </w:r>
            <w:r w:rsidRPr="00B82743">
              <w:rPr>
                <w:rFonts w:hint="eastAsia"/>
              </w:rPr>
              <w:t>dbpath</w:t>
            </w:r>
            <w:r w:rsidRPr="00B82743">
              <w:rPr>
                <w:rFonts w:hint="eastAsia"/>
              </w:rPr>
              <w:t>下的</w:t>
            </w:r>
            <w:r w:rsidRPr="00B82743">
              <w:rPr>
                <w:rFonts w:hint="eastAsia"/>
              </w:rPr>
              <w:t>_tmp</w:t>
            </w:r>
            <w:r w:rsidRPr="00B82743">
              <w:rPr>
                <w:rFonts w:hint="eastAsia"/>
              </w:rPr>
              <w:t>目录。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--journal</w:t>
            </w:r>
          </w:p>
        </w:tc>
        <w:tc>
          <w:tcPr>
            <w:tcW w:w="6371" w:type="dxa"/>
            <w:vAlign w:val="center"/>
          </w:tcPr>
          <w:p w:rsidR="00BB6948" w:rsidRPr="00B82743" w:rsidRDefault="00E1553D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记录</w:t>
            </w:r>
            <w:r w:rsidRPr="00B82743">
              <w:rPr>
                <w:rFonts w:hint="eastAsia"/>
              </w:rPr>
              <w:t>redo</w:t>
            </w:r>
            <w:r w:rsidRPr="00B82743">
              <w:rPr>
                <w:rFonts w:hint="eastAsia"/>
              </w:rPr>
              <w:t>日志，</w:t>
            </w:r>
            <w:r w:rsidRPr="00B82743">
              <w:rPr>
                <w:rFonts w:hint="eastAsia"/>
              </w:rPr>
              <w:t>64bit</w:t>
            </w:r>
            <w:r w:rsidRPr="00B82743">
              <w:rPr>
                <w:rFonts w:hint="eastAsia"/>
              </w:rPr>
              <w:t>系统默认开启，</w:t>
            </w:r>
            <w:r w:rsidRPr="00B82743">
              <w:rPr>
                <w:rFonts w:hint="eastAsia"/>
              </w:rPr>
              <w:t>32bit</w:t>
            </w:r>
            <w:r w:rsidRPr="00B82743">
              <w:rPr>
                <w:rFonts w:hint="eastAsia"/>
              </w:rPr>
              <w:t>系统默认关闭。</w:t>
            </w:r>
            <w:r w:rsidRPr="00B82743">
              <w:rPr>
                <w:rFonts w:hint="eastAsia"/>
              </w:rPr>
              <w:t>64bit</w:t>
            </w:r>
            <w:r w:rsidRPr="00B82743">
              <w:rPr>
                <w:rFonts w:hint="eastAsia"/>
              </w:rPr>
              <w:t>系统要关闭必须使用</w:t>
            </w:r>
            <w:r w:rsidRPr="00B82743">
              <w:rPr>
                <w:rFonts w:hint="eastAsia"/>
              </w:rPr>
              <w:t>--nojournal</w:t>
            </w:r>
            <w:r w:rsidRPr="00B82743">
              <w:rPr>
                <w:rFonts w:hint="eastAsia"/>
              </w:rPr>
              <w:t>选项。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894AC1" w:rsidRPr="00B82743" w:rsidRDefault="00894AC1" w:rsidP="00501DB0"/>
        </w:tc>
        <w:tc>
          <w:tcPr>
            <w:tcW w:w="4256" w:type="dxa"/>
            <w:vAlign w:val="center"/>
          </w:tcPr>
          <w:p w:rsidR="00894AC1" w:rsidRPr="00B82743" w:rsidRDefault="00894AC1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--journalCommitInterval</w:t>
            </w:r>
          </w:p>
        </w:tc>
        <w:tc>
          <w:tcPr>
            <w:tcW w:w="6371" w:type="dxa"/>
            <w:vAlign w:val="center"/>
          </w:tcPr>
          <w:p w:rsidR="00894AC1" w:rsidRPr="00B82743" w:rsidRDefault="00894AC1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刷新到磁盘的时间间隔，可以在</w:t>
            </w:r>
            <w:r w:rsidRPr="00B82743">
              <w:rPr>
                <w:rFonts w:hint="eastAsia"/>
              </w:rPr>
              <w:t>2-300ms</w:t>
            </w:r>
            <w:r w:rsidRPr="00B82743">
              <w:rPr>
                <w:rFonts w:hint="eastAsia"/>
              </w:rPr>
              <w:t>之间，默认为</w:t>
            </w:r>
            <w:r w:rsidRPr="00B82743">
              <w:rPr>
                <w:rFonts w:hint="eastAsia"/>
              </w:rPr>
              <w:t>30ms</w:t>
            </w:r>
            <w:r w:rsidRPr="00B82743">
              <w:rPr>
                <w:rFonts w:hint="eastAsia"/>
              </w:rPr>
              <w:t>（不同块设备）或者</w:t>
            </w:r>
            <w:r w:rsidRPr="00B82743">
              <w:rPr>
                <w:rFonts w:hint="eastAsia"/>
              </w:rPr>
              <w:t>100ms</w:t>
            </w:r>
            <w:r w:rsidRPr="00B82743">
              <w:rPr>
                <w:rFonts w:hint="eastAsia"/>
              </w:rPr>
              <w:t>（单块设备）。</w:t>
            </w:r>
          </w:p>
        </w:tc>
      </w:tr>
      <w:tr w:rsidR="00E67BBF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10627" w:type="dxa"/>
            <w:gridSpan w:val="2"/>
            <w:vAlign w:val="center"/>
          </w:tcPr>
          <w:p w:rsidR="00BB6948" w:rsidRPr="00B82743" w:rsidRDefault="00BB6948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FF0000"/>
              </w:rPr>
            </w:pPr>
            <w:r w:rsidRPr="00B82743">
              <w:rPr>
                <w:rFonts w:hint="eastAsia"/>
                <w:b/>
                <w:color w:val="FF0000"/>
              </w:rPr>
              <w:t>WiredTiger</w:t>
            </w:r>
            <w:r w:rsidRPr="00B82743">
              <w:rPr>
                <w:rFonts w:hint="eastAsia"/>
                <w:b/>
                <w:color w:val="FF0000"/>
              </w:rPr>
              <w:t>引擎选项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240C20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t>--wiredTigerCacheSizeGB</w:t>
            </w:r>
          </w:p>
        </w:tc>
        <w:tc>
          <w:tcPr>
            <w:tcW w:w="6371" w:type="dxa"/>
            <w:vAlign w:val="center"/>
          </w:tcPr>
          <w:p w:rsidR="00BB6948" w:rsidRPr="00B82743" w:rsidRDefault="00240C20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最大缓存大小，默认为</w:t>
            </w:r>
            <w:r w:rsidRPr="00B82743">
              <w:rPr>
                <w:rFonts w:hint="eastAsia"/>
              </w:rPr>
              <w:t>1/2</w:t>
            </w:r>
            <w:r w:rsidRPr="00B82743">
              <w:rPr>
                <w:rFonts w:hint="eastAsia"/>
              </w:rPr>
              <w:t>物理内存大小。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E67BBF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t>--wiredTigerJournalCompressor</w:t>
            </w:r>
          </w:p>
        </w:tc>
        <w:tc>
          <w:tcPr>
            <w:tcW w:w="6371" w:type="dxa"/>
            <w:vAlign w:val="center"/>
          </w:tcPr>
          <w:p w:rsidR="00BB6948" w:rsidRPr="00B82743" w:rsidRDefault="00E67BBF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压缩日志记录，可以为</w:t>
            </w:r>
            <w:r w:rsidRPr="00B82743">
              <w:rPr>
                <w:rFonts w:hint="eastAsia"/>
              </w:rPr>
              <w:t>none</w:t>
            </w:r>
            <w:r w:rsidRPr="00B82743">
              <w:rPr>
                <w:rFonts w:hint="eastAsia"/>
              </w:rPr>
              <w:t>、</w:t>
            </w:r>
            <w:r w:rsidRPr="00B82743">
              <w:rPr>
                <w:rFonts w:hint="eastAsia"/>
              </w:rPr>
              <w:t>snappy</w:t>
            </w:r>
            <w:r w:rsidRPr="00B82743">
              <w:rPr>
                <w:rFonts w:hint="eastAsia"/>
              </w:rPr>
              <w:t>、</w:t>
            </w:r>
            <w:r w:rsidRPr="00B82743">
              <w:rPr>
                <w:rFonts w:hint="eastAsia"/>
              </w:rPr>
              <w:t>zlib</w:t>
            </w:r>
            <w:r w:rsidRPr="00B82743">
              <w:rPr>
                <w:rFonts w:hint="eastAsia"/>
              </w:rPr>
              <w:t>。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221FA5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t>--wiredTigerDirectoryForIndexes</w:t>
            </w:r>
          </w:p>
        </w:tc>
        <w:tc>
          <w:tcPr>
            <w:tcW w:w="6371" w:type="dxa"/>
            <w:vAlign w:val="center"/>
          </w:tcPr>
          <w:p w:rsidR="00BB6948" w:rsidRPr="00B82743" w:rsidRDefault="00221FA5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将索引和数据放在不同的目录。</w:t>
            </w:r>
          </w:p>
        </w:tc>
      </w:tr>
      <w:tr w:rsidR="00501DB0" w:rsidRPr="00B82743" w:rsidTr="007F06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856E22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t>--wiredTigerCollectionBlockCompressor</w:t>
            </w:r>
          </w:p>
        </w:tc>
        <w:tc>
          <w:tcPr>
            <w:tcW w:w="6371" w:type="dxa"/>
            <w:vAlign w:val="center"/>
          </w:tcPr>
          <w:p w:rsidR="00BB6948" w:rsidRPr="00B82743" w:rsidRDefault="00856E22" w:rsidP="00501D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82743">
              <w:rPr>
                <w:rFonts w:hint="eastAsia"/>
              </w:rPr>
              <w:t>数据块压缩，可以为</w:t>
            </w:r>
            <w:r w:rsidRPr="00B82743">
              <w:rPr>
                <w:rFonts w:hint="eastAsia"/>
              </w:rPr>
              <w:t>none</w:t>
            </w:r>
            <w:r w:rsidRPr="00B82743">
              <w:rPr>
                <w:rFonts w:hint="eastAsia"/>
              </w:rPr>
              <w:t>、</w:t>
            </w:r>
            <w:r w:rsidRPr="00B82743">
              <w:rPr>
                <w:rFonts w:hint="eastAsia"/>
              </w:rPr>
              <w:t>snappy</w:t>
            </w:r>
            <w:r w:rsidRPr="00B82743">
              <w:rPr>
                <w:rFonts w:hint="eastAsia"/>
              </w:rPr>
              <w:t>、</w:t>
            </w:r>
            <w:r w:rsidRPr="00B82743">
              <w:rPr>
                <w:rFonts w:hint="eastAsia"/>
              </w:rPr>
              <w:t>zlib</w:t>
            </w:r>
            <w:r w:rsidRPr="00B82743">
              <w:rPr>
                <w:rFonts w:hint="eastAsia"/>
              </w:rPr>
              <w:t>。</w:t>
            </w:r>
          </w:p>
        </w:tc>
      </w:tr>
      <w:tr w:rsidR="00501DB0" w:rsidRPr="00B82743" w:rsidTr="007F0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7" w:type="dxa"/>
            <w:vMerge/>
            <w:vAlign w:val="center"/>
          </w:tcPr>
          <w:p w:rsidR="00BB6948" w:rsidRPr="00B82743" w:rsidRDefault="00BB6948" w:rsidP="00501DB0"/>
        </w:tc>
        <w:tc>
          <w:tcPr>
            <w:tcW w:w="4256" w:type="dxa"/>
            <w:vAlign w:val="center"/>
          </w:tcPr>
          <w:p w:rsidR="00BB6948" w:rsidRPr="00B82743" w:rsidRDefault="00DE29EF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t>--wiredTigerIndexPrefixCompression</w:t>
            </w:r>
          </w:p>
        </w:tc>
        <w:tc>
          <w:tcPr>
            <w:tcW w:w="6371" w:type="dxa"/>
            <w:vAlign w:val="center"/>
          </w:tcPr>
          <w:p w:rsidR="00BB6948" w:rsidRPr="00B82743" w:rsidRDefault="00DE29EF" w:rsidP="00501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索引前缀压缩，设置后只影响之后建立的</w:t>
            </w:r>
            <w:r w:rsidR="00C74889" w:rsidRPr="00B82743">
              <w:rPr>
                <w:rFonts w:hint="eastAsia"/>
              </w:rPr>
              <w:t>索引。</w:t>
            </w:r>
            <w:r w:rsidR="00C804DA" w:rsidRPr="00B82743">
              <w:rPr>
                <w:rFonts w:hint="eastAsia"/>
              </w:rPr>
              <w:t>为节省磁盘空间和内存，标志性的索引</w:t>
            </w:r>
            <w:r w:rsidR="00C804DA" w:rsidRPr="00B82743">
              <w:rPr>
                <w:rFonts w:hint="eastAsia"/>
              </w:rPr>
              <w:t>key</w:t>
            </w:r>
            <w:r w:rsidR="00C804DA" w:rsidRPr="00B82743">
              <w:rPr>
                <w:rFonts w:hint="eastAsia"/>
              </w:rPr>
              <w:t>前缀，只存储一份。</w:t>
            </w:r>
          </w:p>
        </w:tc>
      </w:tr>
    </w:tbl>
    <w:p w:rsidR="006F71B8" w:rsidRPr="00B82743" w:rsidRDefault="006F71B8" w:rsidP="000E4610">
      <w:r w:rsidRPr="00B82743">
        <w:rPr>
          <w:rFonts w:hint="eastAsia"/>
        </w:rPr>
        <w:tab/>
      </w:r>
      <w:r w:rsidRPr="00B82743">
        <w:rPr>
          <w:rFonts w:hint="eastAsia"/>
        </w:rPr>
        <w:t>如下是一个配置文件的示例：</w:t>
      </w:r>
    </w:p>
    <w:p w:rsidR="00BE386A" w:rsidRPr="00B82743" w:rsidRDefault="00BE386A" w:rsidP="00BE386A">
      <w:r w:rsidRPr="00B82743">
        <w:t>bind_ip=10.240.127.46</w:t>
      </w:r>
    </w:p>
    <w:p w:rsidR="00BE386A" w:rsidRPr="00B82743" w:rsidRDefault="00BE386A" w:rsidP="00BE386A">
      <w:r w:rsidRPr="00B82743">
        <w:t>port=7017</w:t>
      </w:r>
    </w:p>
    <w:p w:rsidR="00BE386A" w:rsidRPr="00B82743" w:rsidRDefault="00BE386A" w:rsidP="00BE386A">
      <w:r w:rsidRPr="00B82743">
        <w:t>dbpath=/home/hadoop/software/mongodb_64-3.2.8/dbdir</w:t>
      </w:r>
    </w:p>
    <w:p w:rsidR="00BE386A" w:rsidRPr="00B82743" w:rsidRDefault="00BE386A" w:rsidP="00BE386A">
      <w:r w:rsidRPr="00B82743">
        <w:t>logpath=/home/hadoop/software/mongodb_64-3.2.8/log/mongo.log</w:t>
      </w:r>
    </w:p>
    <w:p w:rsidR="00BE386A" w:rsidRPr="00B82743" w:rsidRDefault="00BE386A" w:rsidP="00BE386A">
      <w:r w:rsidRPr="00B82743">
        <w:t>logappend=true</w:t>
      </w:r>
    </w:p>
    <w:p w:rsidR="00BE386A" w:rsidRPr="00B82743" w:rsidRDefault="00BE386A" w:rsidP="00BE386A">
      <w:r w:rsidRPr="00B82743">
        <w:t>logRotate=rename</w:t>
      </w:r>
    </w:p>
    <w:p w:rsidR="00BE386A" w:rsidRPr="00B82743" w:rsidRDefault="00BE386A" w:rsidP="00BE386A"/>
    <w:p w:rsidR="00BE386A" w:rsidRPr="00B82743" w:rsidRDefault="00BE386A" w:rsidP="00BE386A">
      <w:r w:rsidRPr="00B82743">
        <w:t>pidfilepath=/home/hadoop/software/mongodb_64-3.2.8/pidfile_path/mongod.pid</w:t>
      </w:r>
    </w:p>
    <w:p w:rsidR="00BE386A" w:rsidRPr="00B82743" w:rsidRDefault="00BE386A" w:rsidP="00BE386A"/>
    <w:p w:rsidR="005B61CD" w:rsidRPr="00B82743" w:rsidRDefault="005B61CD" w:rsidP="00BE386A">
      <w:r w:rsidRPr="00B82743">
        <w:rPr>
          <w:rFonts w:hint="eastAsia"/>
        </w:rPr>
        <w:t xml:space="preserve"># </w:t>
      </w:r>
      <w:r w:rsidRPr="00B82743">
        <w:rPr>
          <w:rFonts w:hint="eastAsia"/>
        </w:rPr>
        <w:t>开启</w:t>
      </w:r>
      <w:r w:rsidRPr="00B82743">
        <w:rPr>
          <w:rFonts w:hint="eastAsia"/>
        </w:rPr>
        <w:t>Web</w:t>
      </w:r>
      <w:r w:rsidRPr="00B82743">
        <w:rPr>
          <w:rFonts w:hint="eastAsia"/>
        </w:rPr>
        <w:t>接口，便于查看</w:t>
      </w:r>
    </w:p>
    <w:p w:rsidR="00BE386A" w:rsidRPr="00B82743" w:rsidRDefault="00BE386A" w:rsidP="00BE386A">
      <w:r w:rsidRPr="00B82743">
        <w:t>httpinterface=true</w:t>
      </w:r>
    </w:p>
    <w:p w:rsidR="00BE386A" w:rsidRPr="00B82743" w:rsidRDefault="00BE386A" w:rsidP="00BE386A">
      <w:r w:rsidRPr="00B82743">
        <w:t>rest=true</w:t>
      </w:r>
    </w:p>
    <w:p w:rsidR="00BE386A" w:rsidRPr="00B82743" w:rsidRDefault="00BE386A" w:rsidP="00BE386A"/>
    <w:p w:rsidR="00587136" w:rsidRPr="00B82743" w:rsidRDefault="00587136" w:rsidP="00BE386A">
      <w:r w:rsidRPr="00B82743">
        <w:rPr>
          <w:rFonts w:hint="eastAsia"/>
        </w:rPr>
        <w:t xml:space="preserve"># </w:t>
      </w:r>
      <w:r w:rsidRPr="00B82743">
        <w:rPr>
          <w:rFonts w:hint="eastAsia"/>
        </w:rPr>
        <w:t>记录所有操作，慢操作时间以</w:t>
      </w:r>
      <w:r w:rsidRPr="00B82743">
        <w:rPr>
          <w:rFonts w:hint="eastAsia"/>
        </w:rPr>
        <w:t>1000ms</w:t>
      </w:r>
      <w:r w:rsidRPr="00B82743">
        <w:rPr>
          <w:rFonts w:hint="eastAsia"/>
        </w:rPr>
        <w:t>为界</w:t>
      </w:r>
    </w:p>
    <w:p w:rsidR="00BE386A" w:rsidRPr="00B82743" w:rsidRDefault="00BE386A" w:rsidP="00BE386A">
      <w:r w:rsidRPr="00B82743">
        <w:t>profile=2</w:t>
      </w:r>
    </w:p>
    <w:p w:rsidR="00BE386A" w:rsidRPr="00B82743" w:rsidRDefault="00BE386A" w:rsidP="00BE386A">
      <w:r w:rsidRPr="00B82743">
        <w:t>slowms=1000</w:t>
      </w:r>
    </w:p>
    <w:p w:rsidR="00BE386A" w:rsidRPr="00B82743" w:rsidRDefault="00BE386A" w:rsidP="00BE386A"/>
    <w:p w:rsidR="00BE386A" w:rsidRPr="00B82743" w:rsidRDefault="00BE386A" w:rsidP="00BE386A">
      <w:r w:rsidRPr="00B82743">
        <w:t>directoryperdb=true</w:t>
      </w:r>
    </w:p>
    <w:p w:rsidR="00BE386A" w:rsidRPr="00B82743" w:rsidRDefault="00BE386A" w:rsidP="00BE386A">
      <w:r w:rsidRPr="00B82743">
        <w:t>storageEngine=wiredTiger</w:t>
      </w:r>
    </w:p>
    <w:p w:rsidR="006F71B8" w:rsidRPr="00B82743" w:rsidRDefault="00BE386A" w:rsidP="00BE386A">
      <w:r w:rsidRPr="00B82743">
        <w:t>fork=true</w:t>
      </w:r>
    </w:p>
    <w:p w:rsidR="006F71B8" w:rsidRPr="00B82743" w:rsidRDefault="006F71B8" w:rsidP="000E4610"/>
    <w:p w:rsidR="005446C5" w:rsidRPr="00B82743" w:rsidRDefault="007F4924" w:rsidP="00D80878">
      <w:pPr>
        <w:pStyle w:val="2"/>
      </w:pPr>
      <w:bookmarkStart w:id="6" w:name="_Toc465784633"/>
      <w:r w:rsidRPr="00B82743">
        <w:rPr>
          <w:rFonts w:hint="eastAsia"/>
        </w:rPr>
        <w:t>1.2</w:t>
      </w:r>
      <w:r w:rsidRPr="00B82743">
        <w:rPr>
          <w:rFonts w:hint="eastAsia"/>
        </w:rPr>
        <w:t>关闭</w:t>
      </w:r>
      <w:r w:rsidRPr="00B82743">
        <w:rPr>
          <w:rFonts w:hint="eastAsia"/>
        </w:rPr>
        <w:t>mongod</w:t>
      </w:r>
      <w:r w:rsidRPr="00B82743">
        <w:rPr>
          <w:rFonts w:hint="eastAsia"/>
        </w:rPr>
        <w:t>服务</w:t>
      </w:r>
      <w:bookmarkEnd w:id="6"/>
    </w:p>
    <w:p w:rsidR="003F59D5" w:rsidRPr="00B82743" w:rsidRDefault="003F59D5" w:rsidP="00D80878">
      <w:pPr>
        <w:pStyle w:val="3"/>
      </w:pPr>
      <w:bookmarkStart w:id="7" w:name="_Toc465784634"/>
      <w:r w:rsidRPr="00B82743">
        <w:rPr>
          <w:rFonts w:hint="eastAsia"/>
        </w:rPr>
        <w:t>1.2.1</w:t>
      </w:r>
      <w:r w:rsidRPr="00B82743">
        <w:rPr>
          <w:rFonts w:hint="eastAsia"/>
        </w:rPr>
        <w:t>几种安全关闭方式</w:t>
      </w:r>
      <w:bookmarkEnd w:id="7"/>
    </w:p>
    <w:p w:rsidR="008A1615" w:rsidRPr="00B82743" w:rsidRDefault="00801CEB" w:rsidP="00C3102B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方式</w:t>
      </w:r>
      <w:r w:rsidRPr="00B82743">
        <w:rPr>
          <w:rFonts w:hint="eastAsia"/>
        </w:rPr>
        <w:t>1</w:t>
      </w:r>
    </w:p>
    <w:p w:rsidR="008A1615" w:rsidRPr="00B82743" w:rsidRDefault="008A1615" w:rsidP="0089656A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mongo ip:port/admin   --eval "db.shutdownServer()"</w:t>
      </w:r>
    </w:p>
    <w:p w:rsidR="000E4610" w:rsidRPr="00B82743" w:rsidRDefault="00CA573F" w:rsidP="00C3102B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方式</w:t>
      </w:r>
      <w:r w:rsidRPr="00B82743">
        <w:rPr>
          <w:rFonts w:hint="eastAsia"/>
        </w:rPr>
        <w:t>2</w:t>
      </w:r>
    </w:p>
    <w:p w:rsidR="00CA573F" w:rsidRPr="00B82743" w:rsidRDefault="00D002FF" w:rsidP="00311A43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 w:hint="eastAsia"/>
          <w:b/>
          <w:color w:val="03DB65"/>
        </w:rPr>
        <w:t>use admin;</w:t>
      </w:r>
    </w:p>
    <w:p w:rsidR="00311A43" w:rsidRPr="00B82743" w:rsidRDefault="00311A43" w:rsidP="00311A43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 w:hint="eastAsia"/>
          <w:b/>
          <w:color w:val="03DB65"/>
        </w:rPr>
        <w:t>db.shutdownServer();</w:t>
      </w:r>
    </w:p>
    <w:p w:rsidR="00D43E4D" w:rsidRPr="00B82743" w:rsidRDefault="00D002FF" w:rsidP="000E4610">
      <w:r w:rsidRPr="00B82743">
        <w:rPr>
          <w:rFonts w:hint="eastAsia"/>
        </w:rPr>
        <w:t>{shutdown:1, force:true}</w:t>
      </w:r>
      <w:r w:rsidR="002341BE" w:rsidRPr="00B82743">
        <w:rPr>
          <w:rFonts w:hint="eastAsia"/>
        </w:rPr>
        <w:t>或者延迟执行</w:t>
      </w:r>
      <w:r w:rsidR="002341BE" w:rsidRPr="00B82743">
        <w:rPr>
          <w:rFonts w:hint="eastAsia"/>
        </w:rPr>
        <w:t>{shutdown:1, timeoutSecs:60}</w:t>
      </w:r>
    </w:p>
    <w:p w:rsidR="00CA573F" w:rsidRPr="00B82743" w:rsidRDefault="00CA573F" w:rsidP="00C3102B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方式</w:t>
      </w:r>
      <w:r w:rsidRPr="00B82743">
        <w:rPr>
          <w:rFonts w:hint="eastAsia"/>
        </w:rPr>
        <w:t>3</w:t>
      </w:r>
    </w:p>
    <w:p w:rsidR="00CA573F" w:rsidRPr="00B82743" w:rsidRDefault="008F1353" w:rsidP="000E4610">
      <w:r w:rsidRPr="00B82743">
        <w:rPr>
          <w:rFonts w:hint="eastAsia"/>
        </w:rPr>
        <w:t>mongod --shutdown --dbpaht</w:t>
      </w:r>
      <w:r w:rsidRPr="00B82743">
        <w:t>…</w:t>
      </w:r>
      <w:r w:rsidRPr="00B82743">
        <w:rPr>
          <w:rFonts w:hint="eastAsia"/>
        </w:rPr>
        <w:t>..</w:t>
      </w:r>
    </w:p>
    <w:p w:rsidR="002D1201" w:rsidRPr="00B82743" w:rsidRDefault="00815068" w:rsidP="00815068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方式</w:t>
      </w:r>
      <w:r w:rsidRPr="00B82743">
        <w:rPr>
          <w:rFonts w:hint="eastAsia"/>
        </w:rPr>
        <w:t>4</w:t>
      </w:r>
    </w:p>
    <w:p w:rsidR="00815068" w:rsidRPr="00B82743" w:rsidRDefault="00815068" w:rsidP="00815068">
      <w:pPr>
        <w:ind w:firstLine="420"/>
      </w:pPr>
      <w:r w:rsidRPr="00B82743">
        <w:rPr>
          <w:rFonts w:hint="eastAsia"/>
        </w:rPr>
        <w:t>kill -15</w:t>
      </w:r>
      <w:r w:rsidRPr="00B82743">
        <w:rPr>
          <w:rFonts w:hint="eastAsia"/>
        </w:rPr>
        <w:t>可以使用，这也是官方推荐的</w:t>
      </w:r>
      <w:r w:rsidRPr="00B82743">
        <w:rPr>
          <w:rFonts w:hint="eastAsia"/>
        </w:rPr>
        <w:t>kill</w:t>
      </w:r>
      <w:r w:rsidRPr="00B82743">
        <w:rPr>
          <w:rFonts w:hint="eastAsia"/>
        </w:rPr>
        <w:t>方式之一。</w:t>
      </w:r>
    </w:p>
    <w:p w:rsidR="00480169" w:rsidRPr="00B82743" w:rsidRDefault="003F59D5" w:rsidP="00D80878">
      <w:pPr>
        <w:pStyle w:val="3"/>
      </w:pPr>
      <w:bookmarkStart w:id="8" w:name="_Toc465784635"/>
      <w:r w:rsidRPr="00B82743">
        <w:rPr>
          <w:rFonts w:hint="eastAsia"/>
        </w:rPr>
        <w:t>1.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异常关闭问题</w:t>
      </w:r>
      <w:bookmarkEnd w:id="8"/>
    </w:p>
    <w:p w:rsidR="005F7BED" w:rsidRPr="00B82743" w:rsidRDefault="005F7BED" w:rsidP="005F7BED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kill -9</w:t>
      </w:r>
      <w:r w:rsidRPr="00B82743">
        <w:rPr>
          <w:rFonts w:hint="eastAsia"/>
        </w:rPr>
        <w:t>导致的问题</w:t>
      </w:r>
    </w:p>
    <w:p w:rsidR="009A3D2D" w:rsidRPr="00B82743" w:rsidRDefault="003F59D5" w:rsidP="00311A43">
      <w:pPr>
        <w:ind w:firstLine="420"/>
      </w:pPr>
      <w:r w:rsidRPr="00B82743">
        <w:t>由于被同事</w:t>
      </w:r>
      <w:r w:rsidRPr="00B82743">
        <w:t>kill -9</w:t>
      </w:r>
      <w:r w:rsidRPr="00B82743">
        <w:t>后导致</w:t>
      </w:r>
      <w:r w:rsidRPr="00B82743">
        <w:t>MongoDB</w:t>
      </w:r>
      <w:r w:rsidRPr="00B82743">
        <w:t>瘫痪</w:t>
      </w:r>
      <w:r w:rsidR="009A3D2D" w:rsidRPr="00B82743">
        <w:rPr>
          <w:rFonts w:hint="eastAsia"/>
        </w:rPr>
        <w:t>，</w:t>
      </w:r>
      <w:r w:rsidRPr="00B82743">
        <w:t>错误：</w:t>
      </w:r>
      <w:r w:rsidRPr="00B82743">
        <w:t>Error: error doing query: failed</w:t>
      </w:r>
      <w:r w:rsidR="009A3D2D" w:rsidRPr="00B82743">
        <w:rPr>
          <w:rFonts w:hint="eastAsia"/>
        </w:rPr>
        <w:t>。</w:t>
      </w:r>
    </w:p>
    <w:p w:rsidR="00480169" w:rsidRPr="00B82743" w:rsidRDefault="003F59D5" w:rsidP="00311A43">
      <w:pPr>
        <w:ind w:firstLine="420"/>
      </w:pPr>
      <w:r w:rsidRPr="00B82743">
        <w:t>首先</w:t>
      </w:r>
      <w:r w:rsidRPr="00B82743">
        <w:t>MongoDB</w:t>
      </w:r>
      <w:r w:rsidRPr="00B82743">
        <w:t>使用</w:t>
      </w:r>
      <w:r w:rsidRPr="00B82743">
        <w:t>mmap</w:t>
      </w:r>
      <w:r w:rsidRPr="00B82743">
        <w:t>方式进行数据文件管理，也就是说写操作基本是在内存中进行，写操作会被每隔</w:t>
      </w:r>
      <w:r w:rsidRPr="00B82743">
        <w:t>60</w:t>
      </w:r>
      <w:r w:rsidRPr="00B82743">
        <w:t>秒</w:t>
      </w:r>
      <w:r w:rsidRPr="00B82743">
        <w:t>(syncdelay</w:t>
      </w:r>
      <w:r w:rsidRPr="00B82743">
        <w:t>设定</w:t>
      </w:r>
      <w:r w:rsidRPr="00B82743">
        <w:t>)</w:t>
      </w:r>
      <w:r w:rsidRPr="00B82743">
        <w:t>的</w:t>
      </w:r>
      <w:r w:rsidRPr="00B82743">
        <w:t>flush</w:t>
      </w:r>
      <w:r w:rsidRPr="00B82743">
        <w:t>到磁盘里。如果在这</w:t>
      </w:r>
      <w:r w:rsidRPr="00B82743">
        <w:t>60</w:t>
      </w:r>
      <w:r w:rsidRPr="00B82743">
        <w:t>秒内</w:t>
      </w:r>
      <w:r w:rsidRPr="00B82743">
        <w:t>flush</w:t>
      </w:r>
      <w:r w:rsidRPr="00B82743">
        <w:t>处于停止事情我们进行</w:t>
      </w:r>
      <w:r w:rsidRPr="00B82743">
        <w:t>kill -9</w:t>
      </w:r>
      <w:r w:rsidRPr="00B82743">
        <w:t>那么从上次</w:t>
      </w:r>
      <w:r w:rsidRPr="00B82743">
        <w:t>flush</w:t>
      </w:r>
      <w:r w:rsidRPr="00B82743">
        <w:t>之后的写入数据将会全部丢失。如果在</w:t>
      </w:r>
      <w:r w:rsidRPr="00B82743">
        <w:t>flush</w:t>
      </w:r>
      <w:r w:rsidRPr="00B82743">
        <w:t>操作进行时执行</w:t>
      </w:r>
      <w:r w:rsidRPr="00B82743">
        <w:t>kill -9</w:t>
      </w:r>
      <w:r w:rsidRPr="00B82743">
        <w:t>则会造成文件混乱，可能导致数据全丢了，启动时加了</w:t>
      </w:r>
      <w:r w:rsidRPr="00B82743">
        <w:t>repair</w:t>
      </w:r>
      <w:r w:rsidRPr="00B82743">
        <w:t>也无法恢复。</w:t>
      </w:r>
    </w:p>
    <w:p w:rsidR="001410C0" w:rsidRPr="00B82743" w:rsidRDefault="00DD5728" w:rsidP="00311A43">
      <w:pPr>
        <w:ind w:firstLine="420"/>
        <w:rPr>
          <w:b/>
          <w:sz w:val="32"/>
        </w:rPr>
      </w:pPr>
      <w:r w:rsidRPr="00B82743">
        <w:rPr>
          <w:rFonts w:hint="eastAsia"/>
          <w:b/>
          <w:sz w:val="32"/>
        </w:rPr>
        <w:t>如何解决，暂时还不清楚，有待测试！</w:t>
      </w:r>
    </w:p>
    <w:p w:rsidR="001410C0" w:rsidRPr="00B82743" w:rsidRDefault="00BD7D06" w:rsidP="00F72F37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关闭无法重启</w:t>
      </w:r>
    </w:p>
    <w:p w:rsidR="00C3102B" w:rsidRPr="00B82743" w:rsidRDefault="00C3102B" w:rsidP="00311A43">
      <w:pPr>
        <w:ind w:firstLine="420"/>
      </w:pPr>
      <w:r w:rsidRPr="00B82743">
        <w:t>之前听说如果用</w:t>
      </w:r>
      <w:r w:rsidR="00F72F37" w:rsidRPr="00B82743">
        <w:rPr>
          <w:rFonts w:hint="eastAsia"/>
        </w:rPr>
        <w:t>k</w:t>
      </w:r>
      <w:r w:rsidRPr="00B82743">
        <w:t>ill -9 mongod</w:t>
      </w:r>
      <w:r w:rsidRPr="00B82743">
        <w:t>之后</w:t>
      </w:r>
      <w:r w:rsidRPr="00B82743">
        <w:t>mongodb</w:t>
      </w:r>
      <w:r w:rsidRPr="00B82743">
        <w:t>服务无法开启问题的</w:t>
      </w:r>
    </w:p>
    <w:p w:rsidR="000E4610" w:rsidRPr="00B82743" w:rsidRDefault="00C3102B" w:rsidP="00AE6F46">
      <w:pPr>
        <w:ind w:firstLine="420"/>
      </w:pPr>
      <w:r w:rsidRPr="00B82743">
        <w:t>解决方法是删除</w:t>
      </w:r>
      <w:r w:rsidRPr="00B82743">
        <w:t>/data</w:t>
      </w:r>
      <w:r w:rsidRPr="00B82743">
        <w:t>下的</w:t>
      </w:r>
      <w:r w:rsidRPr="00B82743">
        <w:t>mongod.lock</w:t>
      </w:r>
      <w:r w:rsidRPr="00B82743">
        <w:t>就能够正常使用了。</w:t>
      </w:r>
    </w:p>
    <w:p w:rsidR="00EB642A" w:rsidRPr="00B82743" w:rsidRDefault="00422C3A" w:rsidP="00D80878">
      <w:pPr>
        <w:pStyle w:val="1"/>
        <w:numPr>
          <w:ilvl w:val="0"/>
          <w:numId w:val="7"/>
        </w:numPr>
      </w:pPr>
      <w:bookmarkStart w:id="9" w:name="_Toc465784636"/>
      <w:r w:rsidRPr="00B82743">
        <w:rPr>
          <w:rFonts w:hint="eastAsia"/>
        </w:rPr>
        <w:t>CURD</w:t>
      </w:r>
      <w:r w:rsidR="00574BDD" w:rsidRPr="00B82743">
        <w:rPr>
          <w:rFonts w:hint="eastAsia"/>
        </w:rPr>
        <w:t>操作</w:t>
      </w:r>
      <w:bookmarkEnd w:id="9"/>
    </w:p>
    <w:p w:rsidR="00EB642A" w:rsidRPr="00B82743" w:rsidRDefault="00B04265" w:rsidP="00D80878">
      <w:pPr>
        <w:pStyle w:val="2"/>
      </w:pPr>
      <w:bookmarkStart w:id="10" w:name="_Toc465784637"/>
      <w:r w:rsidRPr="00B82743">
        <w:rPr>
          <w:rFonts w:hint="eastAsia"/>
        </w:rPr>
        <w:t>2.1</w:t>
      </w:r>
      <w:r w:rsidRPr="00B82743">
        <w:rPr>
          <w:rFonts w:hint="eastAsia"/>
        </w:rPr>
        <w:t>几种对象的常用操作</w:t>
      </w:r>
      <w:bookmarkEnd w:id="10"/>
    </w:p>
    <w:p w:rsidR="00EB642A" w:rsidRPr="00B82743" w:rsidRDefault="00422C3A">
      <w:pPr>
        <w:jc w:val="center"/>
      </w:pPr>
      <w:r w:rsidRPr="00B82743">
        <w:rPr>
          <w:rFonts w:hint="eastAsia"/>
        </w:rPr>
        <w:t>表</w:t>
      </w:r>
      <w:r w:rsidRPr="00B82743">
        <w:rPr>
          <w:rFonts w:hint="eastAsia"/>
        </w:rPr>
        <w:t>2.1-1mongo</w:t>
      </w:r>
      <w:r w:rsidRPr="00B82743">
        <w:rPr>
          <w:rFonts w:hint="eastAsia"/>
        </w:rPr>
        <w:t>数据库常用操作</w:t>
      </w:r>
    </w:p>
    <w:tbl>
      <w:tblPr>
        <w:tblStyle w:val="-50"/>
        <w:tblW w:w="156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6"/>
        <w:gridCol w:w="3190"/>
        <w:gridCol w:w="8632"/>
        <w:gridCol w:w="2522"/>
      </w:tblGrid>
      <w:tr w:rsidR="000A656D" w:rsidRPr="00B82743" w:rsidTr="000A65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Align w:val="center"/>
          </w:tcPr>
          <w:p w:rsidR="000A656D" w:rsidRPr="00B82743" w:rsidRDefault="000A656D" w:rsidP="00927B2B">
            <w:pPr>
              <w:jc w:val="center"/>
            </w:pPr>
            <w:r w:rsidRPr="00B82743">
              <w:rPr>
                <w:rFonts w:hint="eastAsia"/>
              </w:rPr>
              <w:t>操作类型</w:t>
            </w: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82743">
              <w:rPr>
                <w:rFonts w:hint="eastAsia"/>
              </w:rPr>
              <w:t>命令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82743">
              <w:rPr>
                <w:rFonts w:hint="eastAsia"/>
              </w:rPr>
              <w:t>含义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 w:val="restart"/>
            <w:vAlign w:val="center"/>
          </w:tcPr>
          <w:p w:rsidR="000A656D" w:rsidRPr="00B82743" w:rsidRDefault="000A656D" w:rsidP="00D309BB">
            <w:pPr>
              <w:jc w:val="center"/>
            </w:pPr>
            <w:r w:rsidRPr="00B82743">
              <w:rPr>
                <w:rFonts w:hint="eastAsia"/>
              </w:rPr>
              <w:t>db</w:t>
            </w:r>
            <w:r w:rsidRPr="00B82743">
              <w:rPr>
                <w:rFonts w:hint="eastAsia"/>
              </w:rPr>
              <w:t>操作</w:t>
            </w: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查看当前所在的数据库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/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show dbs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</w:t>
            </w:r>
            <w:r w:rsidRPr="00B82743">
              <w:rPr>
                <w:rFonts w:hint="eastAsia"/>
              </w:rPr>
              <w:t>/</w:t>
            </w:r>
            <w:r w:rsidRPr="00B82743">
              <w:rPr>
                <w:rFonts w:hint="eastAsia"/>
              </w:rPr>
              <w:t>创建所有的数据库，数据库中有</w:t>
            </w:r>
            <w:r w:rsidRPr="00B82743">
              <w:rPr>
                <w:rFonts w:hint="eastAsia"/>
              </w:rPr>
              <w:t>collection</w:t>
            </w:r>
            <w:r w:rsidRPr="00B82743">
              <w:rPr>
                <w:rFonts w:hint="eastAsia"/>
              </w:rPr>
              <w:t>才可显示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/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use db_name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切换到指定数据库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/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show collections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查看当前数据库中有哪些</w:t>
            </w:r>
            <w:r w:rsidRPr="00B82743">
              <w:rPr>
                <w:rFonts w:hint="eastAsia"/>
              </w:rPr>
              <w:t>collection</w:t>
            </w:r>
            <w:r w:rsidRPr="00B82743">
              <w:rPr>
                <w:rFonts w:hint="eastAsia"/>
              </w:rPr>
              <w:t>（相当于表的概念）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widowControl/>
              <w:shd w:val="clear" w:color="auto" w:fill="F3FF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360" w:lineRule="atLeast"/>
              <w:rPr>
                <w:rFonts w:ascii="Arial" w:hAnsi="Arial" w:cs="Arial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db.stats()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获取数据库存储大小等信息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widowControl/>
              <w:shd w:val="clear" w:color="auto" w:fill="F3FF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360" w:lineRule="atLeast"/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db.dropDatabases()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删除当前数据库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widowControl/>
              <w:shd w:val="clear" w:color="auto" w:fill="F3FF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360" w:lineRule="atLeast"/>
              <w:rPr>
                <w:rFonts w:ascii="Arial" w:hAnsi="Arial" w:cs="Arial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db.help()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</w:t>
            </w:r>
            <w:r w:rsidRPr="00B82743">
              <w:rPr>
                <w:rFonts w:hint="eastAsia"/>
              </w:rPr>
              <w:t>db</w:t>
            </w:r>
            <w:r w:rsidRPr="00B82743">
              <w:rPr>
                <w:rFonts w:hint="eastAsia"/>
              </w:rPr>
              <w:t>类型对象的所有操作方法</w:t>
            </w: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widowControl/>
              <w:shd w:val="clear" w:color="auto" w:fill="F3FF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360" w:lineRule="atLeast"/>
              <w:rPr>
                <w:rFonts w:ascii="Arial" w:hAnsi="Arial" w:cs="Arial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C702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db.getCollection(</w:t>
            </w:r>
            <w:r w:rsidR="00C7028D" w:rsidRPr="00B82743">
              <w:rPr>
                <w:rFonts w:hint="eastAsia"/>
              </w:rPr>
              <w:t>"</w:t>
            </w:r>
            <w:r w:rsidRPr="00B82743">
              <w:rPr>
                <w:rFonts w:hint="eastAsia"/>
              </w:rPr>
              <w:t>name</w:t>
            </w:r>
            <w:r w:rsidR="00C7028D" w:rsidRPr="00B82743">
              <w:rPr>
                <w:rFonts w:hint="eastAsia"/>
              </w:rPr>
              <w:t>"</w:t>
            </w:r>
            <w:r w:rsidRPr="00B82743">
              <w:rPr>
                <w:rFonts w:hint="eastAsia"/>
              </w:rPr>
              <w:t>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CB42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获取某个</w:t>
            </w:r>
            <w:r w:rsidRPr="00B82743">
              <w:rPr>
                <w:rFonts w:hint="eastAsia"/>
              </w:rPr>
              <w:t>collection</w:t>
            </w:r>
            <w:r w:rsidRPr="00B82743">
              <w:rPr>
                <w:rFonts w:hint="eastAsia"/>
              </w:rPr>
              <w:t>。通常用在</w:t>
            </w:r>
            <w:r w:rsidRPr="00B82743">
              <w:rPr>
                <w:rFonts w:hint="eastAsia"/>
              </w:rPr>
              <w:t>collection_name</w:t>
            </w:r>
            <w:r w:rsidRPr="00B82743">
              <w:rPr>
                <w:rFonts w:hint="eastAsia"/>
              </w:rPr>
              <w:t>包含特殊字符无法使用</w:t>
            </w:r>
            <w:r w:rsidRPr="00B82743">
              <w:rPr>
                <w:rFonts w:hint="eastAsia"/>
              </w:rPr>
              <w:t>db.collection_name</w:t>
            </w:r>
            <w:r w:rsidRPr="00B82743">
              <w:rPr>
                <w:rFonts w:hint="eastAsia"/>
              </w:rPr>
              <w:t>操作数据时，</w:t>
            </w:r>
            <w:r w:rsidRPr="00B82743">
              <w:t xml:space="preserve"> </w:t>
            </w:r>
            <w:r w:rsidRPr="00B82743">
              <w:rPr>
                <w:rFonts w:hint="eastAsia"/>
              </w:rPr>
              <w:t>该方法就可以用了。</w:t>
            </w:r>
          </w:p>
        </w:tc>
        <w:tc>
          <w:tcPr>
            <w:tcW w:w="2522" w:type="dxa"/>
          </w:tcPr>
          <w:p w:rsidR="000A656D" w:rsidRPr="00B82743" w:rsidRDefault="000A656D" w:rsidP="00CB42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widowControl/>
              <w:shd w:val="clear" w:color="auto" w:fill="F3FFE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360" w:lineRule="atLeast"/>
              <w:rPr>
                <w:rFonts w:ascii="Arial" w:hAnsi="Arial" w:cs="Arial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 w:val="restart"/>
            <w:vAlign w:val="center"/>
          </w:tcPr>
          <w:p w:rsidR="000A656D" w:rsidRPr="00B82743" w:rsidRDefault="000A656D" w:rsidP="004E5FF6">
            <w:pPr>
              <w:jc w:val="center"/>
            </w:pPr>
            <w:r w:rsidRPr="00B82743">
              <w:rPr>
                <w:rFonts w:hint="eastAsia"/>
              </w:rPr>
              <w:t>collection</w:t>
            </w:r>
            <w:r w:rsidRPr="00B82743">
              <w:rPr>
                <w:rFonts w:hint="eastAsia"/>
              </w:rPr>
              <w:t>操作</w:t>
            </w: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db.collection_name.find()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52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查询集合中的所有文档</w:t>
            </w:r>
          </w:p>
        </w:tc>
        <w:tc>
          <w:tcPr>
            <w:tcW w:w="2522" w:type="dxa"/>
            <w:vMerge w:val="restart"/>
          </w:tcPr>
          <w:p w:rsidR="000A656D" w:rsidRPr="00B82743" w:rsidRDefault="000A656D" w:rsidP="005B6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（</w:t>
            </w:r>
            <w:r w:rsidRPr="00B82743">
              <w:rPr>
                <w:rFonts w:hint="eastAsia"/>
              </w:rPr>
              <w:t>1</w:t>
            </w:r>
            <w:r w:rsidRPr="00B82743">
              <w:rPr>
                <w:rFonts w:hint="eastAsia"/>
              </w:rPr>
              <w:t>）注意</w:t>
            </w:r>
            <w:r w:rsidRPr="00B82743">
              <w:rPr>
                <w:rFonts w:hint="eastAsia"/>
              </w:rPr>
              <w:t>collection</w:t>
            </w:r>
            <w:r w:rsidRPr="00B82743">
              <w:rPr>
                <w:rFonts w:hint="eastAsia"/>
              </w:rPr>
              <w:t>的名称中最好不要包含特殊字符比如</w:t>
            </w:r>
            <w:r w:rsidRPr="00B82743">
              <w:rPr>
                <w:rFonts w:hint="eastAsia"/>
              </w:rPr>
              <w:t>/</w:t>
            </w:r>
            <w:r w:rsidRPr="00B82743">
              <w:rPr>
                <w:rFonts w:hint="eastAsia"/>
              </w:rPr>
              <w:t>等，如果包含了可用</w:t>
            </w:r>
            <w:r w:rsidR="005B6AB7" w:rsidRPr="00B82743">
              <w:rPr>
                <w:rFonts w:hint="eastAsia"/>
              </w:rPr>
              <w:t>类似于此类方式对表进行数据操作：</w:t>
            </w:r>
            <w:r w:rsidRPr="00B82743">
              <w:rPr>
                <w:rFonts w:hint="eastAsia"/>
              </w:rPr>
              <w:t>db.getCollection(</w:t>
            </w:r>
            <w:r w:rsidR="005B6AB7" w:rsidRPr="00B82743">
              <w:rPr>
                <w:rFonts w:hint="eastAsia"/>
              </w:rPr>
              <w:t>name</w:t>
            </w:r>
            <w:r w:rsidRPr="00B82743">
              <w:rPr>
                <w:rFonts w:hint="eastAsia"/>
              </w:rPr>
              <w:t>).find()</w:t>
            </w:r>
            <w:r w:rsidRPr="00B82743">
              <w:rPr>
                <w:rFonts w:hint="eastAsia"/>
              </w:rPr>
              <w:t>。</w:t>
            </w: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/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db.collection_name.count()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查询当前数据库中文档的总数据量</w:t>
            </w:r>
          </w:p>
        </w:tc>
        <w:tc>
          <w:tcPr>
            <w:tcW w:w="2522" w:type="dxa"/>
            <w:vMerge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db.collection.dataSize()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collection</w:t>
            </w:r>
            <w:r w:rsidRPr="00B82743">
              <w:t>中的数据大小</w:t>
            </w:r>
          </w:p>
        </w:tc>
        <w:tc>
          <w:tcPr>
            <w:tcW w:w="2522" w:type="dxa"/>
            <w:vMerge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db.collection.storageSize()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为</w:t>
            </w:r>
            <w:r w:rsidRPr="00B82743">
              <w:t>collection</w:t>
            </w:r>
            <w:r w:rsidRPr="00B82743">
              <w:t>分配的空间大小，包括未使用的空间</w:t>
            </w:r>
          </w:p>
        </w:tc>
        <w:tc>
          <w:tcPr>
            <w:tcW w:w="2522" w:type="dxa"/>
            <w:vMerge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db.collection.totalIndexSize()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collection</w:t>
            </w:r>
            <w:r w:rsidRPr="00B82743">
              <w:t>中索引数据大小</w:t>
            </w:r>
          </w:p>
        </w:tc>
        <w:tc>
          <w:tcPr>
            <w:tcW w:w="2522" w:type="dxa"/>
            <w:vMerge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hRule="exact"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927B2B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db.collection.totalSize()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t>collection</w:t>
            </w:r>
            <w:r w:rsidRPr="00B82743">
              <w:t>中索引</w:t>
            </w:r>
            <w:r w:rsidRPr="00B82743">
              <w:t>+data</w:t>
            </w:r>
            <w:r w:rsidRPr="00B82743">
              <w:t>所占空间</w:t>
            </w:r>
          </w:p>
        </w:tc>
        <w:tc>
          <w:tcPr>
            <w:tcW w:w="2522" w:type="dxa"/>
            <w:vMerge/>
          </w:tcPr>
          <w:p w:rsidR="000A656D" w:rsidRPr="00B82743" w:rsidRDefault="000A656D" w:rsidP="00927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87794A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db.createCollection(name, options)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创建集合，</w:t>
            </w:r>
            <w:r w:rsidRPr="00B82743">
              <w:rPr>
                <w:rFonts w:hint="eastAsia"/>
              </w:rPr>
              <w:t>options</w:t>
            </w:r>
            <w:r w:rsidRPr="00B82743">
              <w:rPr>
                <w:rFonts w:hint="eastAsia"/>
              </w:rPr>
              <w:t>可选如下：</w:t>
            </w:r>
          </w:p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  <w:noProof/>
              </w:rPr>
              <w:drawing>
                <wp:inline distT="0" distB="0" distL="0" distR="0">
                  <wp:extent cx="5334000" cy="2371725"/>
                  <wp:effectExtent l="19050" t="0" r="0" b="0"/>
                  <wp:docPr id="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2" w:type="dxa"/>
            <w:vMerge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87794A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db.collection_name.drop()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删除集合</w:t>
            </w:r>
          </w:p>
        </w:tc>
        <w:tc>
          <w:tcPr>
            <w:tcW w:w="2522" w:type="dxa"/>
            <w:vMerge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87794A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db.collection.help()</w:t>
            </w: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743">
              <w:rPr>
                <w:rFonts w:hint="eastAsia"/>
              </w:rPr>
              <w:t>查看</w:t>
            </w:r>
            <w:r w:rsidRPr="00B82743">
              <w:rPr>
                <w:rFonts w:hint="eastAsia"/>
              </w:rPr>
              <w:t>collection</w:t>
            </w:r>
            <w:r w:rsidRPr="00B82743">
              <w:rPr>
                <w:rFonts w:hint="eastAsia"/>
              </w:rPr>
              <w:t>类型对象的所有操作方法</w:t>
            </w:r>
          </w:p>
        </w:tc>
        <w:tc>
          <w:tcPr>
            <w:tcW w:w="2522" w:type="dxa"/>
            <w:vMerge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87794A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Merge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87794A">
            <w:pPr>
              <w:pStyle w:val="HTML"/>
              <w:shd w:val="clear" w:color="auto" w:fill="F3FFEC"/>
              <w:spacing w:after="150" w:line="360" w:lineRule="atLeast"/>
              <w:jc w:val="both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3190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Merge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 w:val="restart"/>
            <w:vAlign w:val="center"/>
          </w:tcPr>
          <w:p w:rsidR="000A656D" w:rsidRPr="00B82743" w:rsidRDefault="000A656D" w:rsidP="00E930F4">
            <w:r w:rsidRPr="00B82743">
              <w:rPr>
                <w:rFonts w:hint="eastAsia"/>
              </w:rPr>
              <w:t>文档操作</w:t>
            </w:r>
          </w:p>
        </w:tc>
        <w:tc>
          <w:tcPr>
            <w:tcW w:w="3190" w:type="dxa"/>
            <w:vAlign w:val="center"/>
          </w:tcPr>
          <w:p w:rsidR="000A656D" w:rsidRPr="00B82743" w:rsidRDefault="000A656D" w:rsidP="00E93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Merge/>
            <w:vAlign w:val="center"/>
          </w:tcPr>
          <w:p w:rsidR="000A656D" w:rsidRPr="00B82743" w:rsidRDefault="000A656D" w:rsidP="00E930F4"/>
        </w:tc>
        <w:tc>
          <w:tcPr>
            <w:tcW w:w="3190" w:type="dxa"/>
            <w:vAlign w:val="center"/>
          </w:tcPr>
          <w:p w:rsidR="000A656D" w:rsidRPr="00B82743" w:rsidRDefault="000A656D" w:rsidP="00E93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656D" w:rsidRPr="00B82743" w:rsidTr="000A656D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vAlign w:val="center"/>
          </w:tcPr>
          <w:p w:rsidR="000A656D" w:rsidRPr="00B82743" w:rsidRDefault="000A656D" w:rsidP="00E930F4"/>
        </w:tc>
        <w:tc>
          <w:tcPr>
            <w:tcW w:w="3190" w:type="dxa"/>
            <w:vAlign w:val="center"/>
          </w:tcPr>
          <w:p w:rsidR="000A656D" w:rsidRPr="00B82743" w:rsidRDefault="000A656D" w:rsidP="00E93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32" w:type="dxa"/>
            <w:vAlign w:val="center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</w:tcPr>
          <w:p w:rsidR="000A656D" w:rsidRPr="00B82743" w:rsidRDefault="000A656D" w:rsidP="00877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B642A" w:rsidRPr="00B82743" w:rsidRDefault="00422C3A">
      <w:r w:rsidRPr="00B82743">
        <w:rPr>
          <w:rFonts w:hint="eastAsia"/>
        </w:rPr>
        <w:t>2</w:t>
      </w:r>
      <w:r w:rsidR="0075086B" w:rsidRPr="00B82743">
        <w:rPr>
          <w:rFonts w:hint="eastAsia"/>
        </w:rPr>
        <w:t>.2</w:t>
      </w:r>
      <w:r w:rsidRPr="00B82743">
        <w:rPr>
          <w:rFonts w:hint="eastAsia"/>
        </w:rPr>
        <w:t>MongoDB</w:t>
      </w:r>
      <w:r w:rsidRPr="00B82743">
        <w:rPr>
          <w:rFonts w:hint="eastAsia"/>
        </w:rPr>
        <w:t>的数据类型</w:t>
      </w:r>
    </w:p>
    <w:p w:rsidR="00EB642A" w:rsidRPr="00B82743" w:rsidRDefault="00422C3A">
      <w:pPr>
        <w:jc w:val="left"/>
      </w:pPr>
      <w:r w:rsidRPr="00B82743">
        <w:t>String</w:t>
      </w:r>
      <w:r w:rsidRPr="00B82743">
        <w:t>：这是最常用的数据类型来存储数据。在</w:t>
      </w:r>
      <w:r w:rsidRPr="00B82743">
        <w:t>MongoDB</w:t>
      </w:r>
      <w:r w:rsidRPr="00B82743">
        <w:t>中的字符串必须是有效的</w:t>
      </w:r>
      <w:r w:rsidRPr="00B82743">
        <w:t>UTF-8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Integer</w:t>
      </w:r>
      <w:r w:rsidRPr="00B82743">
        <w:t>：这种类型是用来存储一个数值。整数可以是</w:t>
      </w:r>
      <w:r w:rsidRPr="00B82743">
        <w:t>32</w:t>
      </w:r>
      <w:r w:rsidRPr="00B82743">
        <w:t>位或</w:t>
      </w:r>
      <w:r w:rsidRPr="00B82743">
        <w:t>64</w:t>
      </w:r>
      <w:r w:rsidRPr="00B82743">
        <w:t>位，这取决于您的服务器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Boolean</w:t>
      </w:r>
      <w:r w:rsidRPr="00B82743">
        <w:t>：此类型用于存储一个布尔值</w:t>
      </w:r>
      <w:r w:rsidRPr="00B82743">
        <w:t> (true/ false) 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Double</w:t>
      </w:r>
      <w:r w:rsidRPr="00B82743">
        <w:t>：这种类型是用来存储浮点值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Min/ Max keys</w:t>
      </w:r>
      <w:r w:rsidRPr="00B82743">
        <w:t>：这种类型被用来对</w:t>
      </w:r>
      <w:r w:rsidRPr="00B82743">
        <w:t>BSON</w:t>
      </w:r>
      <w:r w:rsidRPr="00B82743">
        <w:t>元素的最低和最高值比较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Arrays</w:t>
      </w:r>
      <w:r w:rsidRPr="00B82743">
        <w:t>：使用此类型的数组或列表或多个值存储到一个键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Timestamp</w:t>
      </w:r>
      <w:r w:rsidRPr="00B82743">
        <w:t>：时间戳。这可以方便记录时的文件已被修改或添加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Object</w:t>
      </w:r>
      <w:r w:rsidRPr="00B82743">
        <w:t>：此数据类型用于嵌入式的文件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Null</w:t>
      </w:r>
      <w:r w:rsidRPr="00B82743">
        <w:t>：这种类型是用来存储一个</w:t>
      </w:r>
      <w:r w:rsidRPr="00B82743">
        <w:t>Null</w:t>
      </w:r>
      <w:r w:rsidRPr="00B82743">
        <w:t>值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Symbol</w:t>
      </w:r>
      <w:r w:rsidRPr="00B82743">
        <w:t>：此数据类型用于字符串相同，但它通常是保留给特定符号类型的语言使用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Date</w:t>
      </w:r>
      <w:r w:rsidRPr="00B82743">
        <w:t>：此数据类型用于存储当前日期或时间的</w:t>
      </w:r>
      <w:r w:rsidRPr="00B82743">
        <w:t>UNIX</w:t>
      </w:r>
      <w:r w:rsidRPr="00B82743">
        <w:t>时间格式。可以指定自己的日期和时间，日期和年，月，日到创建对象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Object ID</w:t>
      </w:r>
      <w:r w:rsidRPr="00B82743">
        <w:t>：此数据类型用于存储文档的</w:t>
      </w:r>
      <w:r w:rsidRPr="00B82743">
        <w:t>ID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Binary data</w:t>
      </w:r>
      <w:r w:rsidRPr="00B82743">
        <w:t>：此数据类型用于存储二进制数据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Code</w:t>
      </w:r>
      <w:r w:rsidRPr="00B82743">
        <w:t>：此数据类型用于存储到文档中的</w:t>
      </w:r>
      <w:r w:rsidRPr="00B82743">
        <w:t>JavaScript</w:t>
      </w:r>
      <w:r w:rsidRPr="00B82743">
        <w:t>代码</w:t>
      </w:r>
      <w:r w:rsidRPr="00B82743">
        <w:rPr>
          <w:rFonts w:hint="eastAsia"/>
        </w:rPr>
        <w:t>；</w:t>
      </w:r>
    </w:p>
    <w:p w:rsidR="00EB642A" w:rsidRPr="00B82743" w:rsidRDefault="00422C3A">
      <w:pPr>
        <w:jc w:val="left"/>
      </w:pPr>
      <w:r w:rsidRPr="00B82743">
        <w:t>Regular expression</w:t>
      </w:r>
      <w:r w:rsidRPr="00B82743">
        <w:t>：此数据类型用于存储正则表达式</w:t>
      </w:r>
      <w:r w:rsidRPr="00B82743">
        <w:rPr>
          <w:rFonts w:hint="eastAsia"/>
        </w:rPr>
        <w:t>。</w:t>
      </w:r>
    </w:p>
    <w:p w:rsidR="00EB642A" w:rsidRPr="00B82743" w:rsidRDefault="00422C3A" w:rsidP="00D80878">
      <w:pPr>
        <w:pStyle w:val="2"/>
      </w:pPr>
      <w:bookmarkStart w:id="11" w:name="_Toc465784638"/>
      <w:r w:rsidRPr="00B82743">
        <w:rPr>
          <w:rFonts w:hint="eastAsia"/>
        </w:rPr>
        <w:t>2.</w:t>
      </w:r>
      <w:r w:rsidR="0075086B" w:rsidRPr="00B82743">
        <w:rPr>
          <w:rFonts w:hint="eastAsia"/>
        </w:rPr>
        <w:t>3</w:t>
      </w:r>
      <w:r w:rsidRPr="00B82743">
        <w:rPr>
          <w:rFonts w:hint="eastAsia"/>
        </w:rPr>
        <w:t>文档操作</w:t>
      </w:r>
      <w:bookmarkEnd w:id="11"/>
    </w:p>
    <w:p w:rsidR="00EB642A" w:rsidRPr="00B82743" w:rsidRDefault="00422C3A" w:rsidP="00D80878">
      <w:pPr>
        <w:pStyle w:val="3"/>
      </w:pPr>
      <w:bookmarkStart w:id="12" w:name="_Toc465784639"/>
      <w:r w:rsidRPr="00B82743">
        <w:rPr>
          <w:rFonts w:hint="eastAsia"/>
        </w:rPr>
        <w:t>2.</w:t>
      </w:r>
      <w:r w:rsidR="0075086B" w:rsidRPr="00B82743">
        <w:rPr>
          <w:rFonts w:hint="eastAsia"/>
        </w:rPr>
        <w:t>3</w:t>
      </w:r>
      <w:r w:rsidRPr="00B82743">
        <w:rPr>
          <w:rFonts w:hint="eastAsia"/>
        </w:rPr>
        <w:t>.1</w:t>
      </w:r>
      <w:r w:rsidRPr="00B82743">
        <w:rPr>
          <w:rFonts w:hint="eastAsia"/>
        </w:rPr>
        <w:t>插入文档</w:t>
      </w:r>
      <w:bookmarkEnd w:id="12"/>
    </w:p>
    <w:p w:rsidR="00EB642A" w:rsidRPr="00B82743" w:rsidRDefault="00422C3A">
      <w:pPr>
        <w:jc w:val="left"/>
      </w:pPr>
      <w:r w:rsidRPr="00B82743">
        <w:rPr>
          <w:rFonts w:hint="eastAsia"/>
        </w:rPr>
        <w:tab/>
      </w:r>
      <w:r w:rsidRPr="00B82743">
        <w:rPr>
          <w:rFonts w:hint="eastAsia"/>
        </w:rPr>
        <w:t>插入文档的时候，</w:t>
      </w:r>
      <w:r w:rsidRPr="00B82743">
        <w:rPr>
          <w:rFonts w:hint="eastAsia"/>
        </w:rPr>
        <w:t>MongDb</w:t>
      </w:r>
      <w:r w:rsidRPr="00B82743">
        <w:rPr>
          <w:rFonts w:hint="eastAsia"/>
        </w:rPr>
        <w:t>会为我们的文档计算一个</w:t>
      </w:r>
      <w:r w:rsidRPr="00B82743">
        <w:rPr>
          <w:rFonts w:hint="eastAsia"/>
        </w:rPr>
        <w:t>ObjectId</w:t>
      </w:r>
      <w:r w:rsidRPr="00B82743">
        <w:rPr>
          <w:rFonts w:hint="eastAsia"/>
        </w:rPr>
        <w:t>，这个</w:t>
      </w:r>
      <w:r w:rsidRPr="00B82743">
        <w:rPr>
          <w:rFonts w:hint="eastAsia"/>
        </w:rPr>
        <w:t>ObjectId</w:t>
      </w:r>
      <w:r w:rsidRPr="00B82743">
        <w:rPr>
          <w:rFonts w:hint="eastAsia"/>
        </w:rPr>
        <w:t>由</w:t>
      </w:r>
      <w:r w:rsidRPr="00B82743">
        <w:rPr>
          <w:rFonts w:hint="eastAsia"/>
        </w:rPr>
        <w:t>12</w:t>
      </w:r>
      <w:r w:rsidRPr="00B82743">
        <w:rPr>
          <w:rFonts w:hint="eastAsia"/>
        </w:rPr>
        <w:t>个字节组成，如下：</w:t>
      </w:r>
    </w:p>
    <w:p w:rsidR="00EB642A" w:rsidRPr="00B82743" w:rsidRDefault="00422C3A">
      <w:pPr>
        <w:ind w:firstLine="420"/>
        <w:jc w:val="left"/>
      </w:pPr>
      <w:r w:rsidRPr="00B82743">
        <w:t>ObjectId(4 bytes timestamp, 3 bytes machine id, 2 bytes process id, 3 bytes incrementer)</w:t>
      </w:r>
    </w:p>
    <w:p w:rsidR="00EB642A" w:rsidRPr="00B82743" w:rsidRDefault="00422C3A">
      <w:pPr>
        <w:ind w:firstLine="420"/>
        <w:jc w:val="left"/>
      </w:pPr>
      <w:r w:rsidRPr="00B82743">
        <w:rPr>
          <w:rFonts w:hint="eastAsia"/>
        </w:rPr>
        <w:t>另外，插入时如果</w:t>
      </w:r>
      <w:r w:rsidRPr="00B82743">
        <w:rPr>
          <w:rFonts w:hint="eastAsia"/>
        </w:rPr>
        <w:t>key</w:t>
      </w:r>
      <w:r w:rsidRPr="00B82743">
        <w:rPr>
          <w:rFonts w:hint="eastAsia"/>
        </w:rPr>
        <w:t>两侧有引号，那么连引号都会插入作为</w:t>
      </w:r>
      <w:r w:rsidRPr="00B82743">
        <w:rPr>
          <w:rFonts w:hint="eastAsia"/>
        </w:rPr>
        <w:t>key</w:t>
      </w:r>
      <w:r w:rsidRPr="00B82743">
        <w:rPr>
          <w:rFonts w:hint="eastAsia"/>
        </w:rPr>
        <w:t>。</w:t>
      </w:r>
    </w:p>
    <w:p w:rsidR="00EB642A" w:rsidRPr="00B82743" w:rsidRDefault="00422C3A">
      <w:pPr>
        <w:pStyle w:val="10"/>
        <w:numPr>
          <w:ilvl w:val="0"/>
          <w:numId w:val="2"/>
        </w:numPr>
        <w:ind w:firstLineChars="0"/>
        <w:jc w:val="left"/>
      </w:pPr>
      <w:r w:rsidRPr="00B82743">
        <w:rPr>
          <w:rFonts w:hint="eastAsia"/>
        </w:rPr>
        <w:t>insert</w:t>
      </w:r>
      <w:r w:rsidRPr="00B82743">
        <w:rPr>
          <w:rFonts w:hint="eastAsia"/>
        </w:rPr>
        <w:t>方法</w:t>
      </w:r>
    </w:p>
    <w:p w:rsidR="00EB642A" w:rsidRPr="00B82743" w:rsidRDefault="00422C3A">
      <w:pPr>
        <w:jc w:val="left"/>
      </w:pPr>
      <w:r w:rsidRPr="00B82743">
        <w:rPr>
          <w:rFonts w:hint="eastAsia"/>
        </w:rPr>
        <w:tab/>
        <w:t>db.collection_name.insert({</w:t>
      </w:r>
      <w:r w:rsidRPr="00B82743">
        <w:rPr>
          <w:rFonts w:hint="eastAsia"/>
        </w:rPr>
        <w:t>文档</w:t>
      </w:r>
      <w:r w:rsidRPr="00B82743">
        <w:rPr>
          <w:rFonts w:hint="eastAsia"/>
        </w:rPr>
        <w:t>})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77225" cy="41529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.1-1</w:t>
      </w:r>
      <w:r w:rsidRPr="00B82743">
        <w:rPr>
          <w:rFonts w:hint="eastAsia"/>
        </w:rPr>
        <w:t>插入文档</w:t>
      </w:r>
    </w:p>
    <w:p w:rsidR="00EB642A" w:rsidRPr="00B82743" w:rsidRDefault="00422C3A">
      <w:pPr>
        <w:pStyle w:val="10"/>
        <w:numPr>
          <w:ilvl w:val="0"/>
          <w:numId w:val="2"/>
        </w:numPr>
        <w:ind w:firstLineChars="0"/>
      </w:pPr>
      <w:r w:rsidRPr="00B82743">
        <w:rPr>
          <w:rFonts w:hint="eastAsia"/>
        </w:rPr>
        <w:t>save</w:t>
      </w:r>
      <w:r w:rsidRPr="00B82743">
        <w:rPr>
          <w:rFonts w:hint="eastAsia"/>
        </w:rPr>
        <w:t>方法</w:t>
      </w:r>
    </w:p>
    <w:p w:rsidR="00EB642A" w:rsidRPr="00B82743" w:rsidRDefault="00422C3A">
      <w:pPr>
        <w:ind w:left="420"/>
      </w:pPr>
      <w:r w:rsidRPr="00B82743">
        <w:t> db.post.save(document)</w:t>
      </w:r>
      <w:r w:rsidRPr="00B82743">
        <w:rPr>
          <w:rFonts w:hint="eastAsia"/>
        </w:rPr>
        <w:t>即可。</w:t>
      </w:r>
    </w:p>
    <w:p w:rsidR="00EB642A" w:rsidRPr="00B82743" w:rsidRDefault="00422C3A">
      <w:pPr>
        <w:pStyle w:val="10"/>
        <w:numPr>
          <w:ilvl w:val="0"/>
          <w:numId w:val="2"/>
        </w:numPr>
        <w:ind w:firstLineChars="0"/>
      </w:pPr>
      <w:r w:rsidRPr="00B82743">
        <w:rPr>
          <w:rFonts w:hint="eastAsia"/>
        </w:rPr>
        <w:t>insert</w:t>
      </w:r>
      <w:r w:rsidRPr="00B82743">
        <w:rPr>
          <w:rFonts w:hint="eastAsia"/>
        </w:rPr>
        <w:t>和</w:t>
      </w:r>
      <w:r w:rsidRPr="00B82743">
        <w:rPr>
          <w:rFonts w:hint="eastAsia"/>
        </w:rPr>
        <w:t>save</w:t>
      </w:r>
      <w:r w:rsidRPr="00B82743">
        <w:rPr>
          <w:rFonts w:hint="eastAsia"/>
        </w:rPr>
        <w:t>的区别</w:t>
      </w:r>
    </w:p>
    <w:p w:rsidR="00EB642A" w:rsidRPr="00B82743" w:rsidRDefault="00422C3A">
      <w:pPr>
        <w:pStyle w:val="10"/>
        <w:numPr>
          <w:ilvl w:val="0"/>
          <w:numId w:val="3"/>
        </w:numPr>
        <w:ind w:firstLineChars="0"/>
      </w:pPr>
      <w:r w:rsidRPr="00B82743">
        <w:rPr>
          <w:rFonts w:hint="eastAsia"/>
        </w:rPr>
        <w:t>save</w:t>
      </w:r>
      <w:r w:rsidRPr="00B82743">
        <w:rPr>
          <w:rFonts w:hint="eastAsia"/>
        </w:rPr>
        <w:t>函数，当插入的数据</w:t>
      </w:r>
      <w:r w:rsidRPr="00B82743">
        <w:rPr>
          <w:rFonts w:hint="eastAsia"/>
        </w:rPr>
        <w:t>ObjectId</w:t>
      </w:r>
      <w:r w:rsidRPr="00B82743">
        <w:rPr>
          <w:rFonts w:hint="eastAsia"/>
        </w:rPr>
        <w:t>不存在时，回向集合中插入数据。如果数据存在，则会调用</w:t>
      </w:r>
      <w:r w:rsidRPr="00B82743">
        <w:rPr>
          <w:rFonts w:hint="eastAsia"/>
        </w:rPr>
        <w:t>update</w:t>
      </w:r>
      <w:r w:rsidRPr="00B82743">
        <w:rPr>
          <w:rFonts w:hint="eastAsia"/>
        </w:rPr>
        <w:t>更新数据；</w:t>
      </w:r>
    </w:p>
    <w:p w:rsidR="00EB642A" w:rsidRPr="00B82743" w:rsidRDefault="00422C3A">
      <w:pPr>
        <w:pStyle w:val="10"/>
        <w:ind w:left="780" w:firstLineChars="0" w:firstLine="0"/>
      </w:pPr>
      <w:r w:rsidRPr="00B82743">
        <w:rPr>
          <w:rFonts w:hint="eastAsia"/>
        </w:rPr>
        <w:t>insert</w:t>
      </w:r>
      <w:r w:rsidRPr="00B82743">
        <w:rPr>
          <w:rFonts w:hint="eastAsia"/>
        </w:rPr>
        <w:t>插入时，当数据</w:t>
      </w:r>
      <w:r w:rsidRPr="00B82743">
        <w:rPr>
          <w:rFonts w:hint="eastAsia"/>
        </w:rPr>
        <w:t>ObjectId</w:t>
      </w:r>
      <w:r w:rsidRPr="00B82743">
        <w:rPr>
          <w:rFonts w:hint="eastAsia"/>
        </w:rPr>
        <w:t>存在，</w:t>
      </w:r>
      <w:r w:rsidRPr="00B82743">
        <w:rPr>
          <w:rFonts w:hint="eastAsia"/>
        </w:rPr>
        <w:t>insert</w:t>
      </w:r>
      <w:r w:rsidRPr="00B82743">
        <w:rPr>
          <w:rFonts w:hint="eastAsia"/>
        </w:rPr>
        <w:t>将会忽略本条插入。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362950" cy="43434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F54871">
      <w:pPr>
        <w:jc w:val="center"/>
      </w:pPr>
      <w:r w:rsidRPr="00B82743">
        <w:rPr>
          <w:rFonts w:hint="eastAsia"/>
        </w:rPr>
        <w:t>2.3</w:t>
      </w:r>
      <w:r w:rsidR="00422C3A" w:rsidRPr="00B82743">
        <w:rPr>
          <w:rFonts w:hint="eastAsia"/>
        </w:rPr>
        <w:t>.1-2save</w:t>
      </w:r>
      <w:r w:rsidR="00422C3A" w:rsidRPr="00B82743">
        <w:rPr>
          <w:rFonts w:hint="eastAsia"/>
        </w:rPr>
        <w:t>和</w:t>
      </w:r>
      <w:r w:rsidR="00422C3A" w:rsidRPr="00B82743">
        <w:rPr>
          <w:rFonts w:hint="eastAsia"/>
        </w:rPr>
        <w:t>insert</w:t>
      </w:r>
      <w:r w:rsidR="00422C3A" w:rsidRPr="00B82743">
        <w:rPr>
          <w:rFonts w:hint="eastAsia"/>
        </w:rPr>
        <w:t>的不同</w:t>
      </w:r>
    </w:p>
    <w:p w:rsidR="00EB642A" w:rsidRPr="00B82743" w:rsidRDefault="00422C3A">
      <w:pPr>
        <w:pStyle w:val="10"/>
        <w:numPr>
          <w:ilvl w:val="0"/>
          <w:numId w:val="3"/>
        </w:numPr>
        <w:ind w:firstLineChars="0"/>
      </w:pPr>
      <w:r w:rsidRPr="00B82743">
        <w:rPr>
          <w:rFonts w:hint="eastAsia"/>
        </w:rPr>
        <w:t>save</w:t>
      </w:r>
      <w:r w:rsidRPr="00B82743">
        <w:rPr>
          <w:rFonts w:hint="eastAsia"/>
        </w:rPr>
        <w:t>函数，插入列表是需要进行遍历，一个一个插入；</w:t>
      </w:r>
    </w:p>
    <w:p w:rsidR="00EB642A" w:rsidRPr="00B82743" w:rsidRDefault="00422C3A">
      <w:pPr>
        <w:pStyle w:val="10"/>
        <w:ind w:left="780" w:firstLineChars="0" w:firstLine="0"/>
      </w:pPr>
      <w:r w:rsidRPr="00B82743">
        <w:rPr>
          <w:rFonts w:hint="eastAsia"/>
        </w:rPr>
        <w:t>insert</w:t>
      </w:r>
      <w:r w:rsidRPr="00B82743">
        <w:rPr>
          <w:rFonts w:hint="eastAsia"/>
        </w:rPr>
        <w:t>函数，不需要遍历，直接插入，所以效率略高。</w:t>
      </w:r>
    </w:p>
    <w:p w:rsidR="00EB642A" w:rsidRPr="00B82743" w:rsidRDefault="00422C3A">
      <w:pPr>
        <w:pStyle w:val="10"/>
        <w:ind w:left="780" w:firstLineChars="0" w:firstLine="0"/>
      </w:pPr>
      <w:r w:rsidRPr="00B82743">
        <w:rPr>
          <w:rFonts w:hint="eastAsia"/>
        </w:rPr>
        <w:t>输入函数名查看实现（</w:t>
      </w:r>
      <w:r w:rsidRPr="00B82743">
        <w:rPr>
          <w:rFonts w:hint="eastAsia"/>
          <w:b/>
          <w:color w:val="FF0000"/>
        </w:rPr>
        <w:t>PS</w:t>
      </w:r>
      <w:r w:rsidRPr="00B82743">
        <w:rPr>
          <w:rFonts w:hint="eastAsia"/>
          <w:b/>
          <w:color w:val="FF0000"/>
        </w:rPr>
        <w:t>：如图属个人理解，不知正确与否</w:t>
      </w:r>
      <w:r w:rsidRPr="00B82743">
        <w:rPr>
          <w:rFonts w:hint="eastAsia"/>
        </w:rPr>
        <w:t>）：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6076950" cy="67722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F54871">
      <w:pPr>
        <w:jc w:val="center"/>
      </w:pPr>
      <w:r w:rsidRPr="00B82743">
        <w:rPr>
          <w:rFonts w:hint="eastAsia"/>
        </w:rPr>
        <w:t>2.3</w:t>
      </w:r>
      <w:r w:rsidR="00422C3A" w:rsidRPr="00B82743">
        <w:rPr>
          <w:rFonts w:hint="eastAsia"/>
        </w:rPr>
        <w:t>.1-3save</w:t>
      </w:r>
      <w:r w:rsidR="00422C3A" w:rsidRPr="00B82743">
        <w:rPr>
          <w:rFonts w:hint="eastAsia"/>
        </w:rPr>
        <w:t>和</w:t>
      </w:r>
      <w:r w:rsidR="00422C3A" w:rsidRPr="00B82743">
        <w:rPr>
          <w:rFonts w:hint="eastAsia"/>
        </w:rPr>
        <w:t>insert</w:t>
      </w:r>
      <w:r w:rsidR="00422C3A" w:rsidRPr="00B82743">
        <w:rPr>
          <w:rFonts w:hint="eastAsia"/>
        </w:rPr>
        <w:t>代码实现</w:t>
      </w:r>
    </w:p>
    <w:p w:rsidR="008F5BFD" w:rsidRPr="00B82743" w:rsidRDefault="00260729" w:rsidP="00260729">
      <w:pPr>
        <w:pStyle w:val="aa"/>
        <w:numPr>
          <w:ilvl w:val="0"/>
          <w:numId w:val="4"/>
        </w:numPr>
        <w:ind w:firstLineChars="0"/>
      </w:pPr>
      <w:r w:rsidRPr="00B82743">
        <w:rPr>
          <w:rFonts w:hint="eastAsia"/>
        </w:rPr>
        <w:t>$addToSet</w:t>
      </w:r>
      <w:r w:rsidRPr="00B82743">
        <w:rPr>
          <w:rFonts w:hint="eastAsia"/>
        </w:rPr>
        <w:t>、</w:t>
      </w:r>
      <w:r w:rsidRPr="00B82743">
        <w:rPr>
          <w:rFonts w:hint="eastAsia"/>
        </w:rPr>
        <w:t>$each</w:t>
      </w:r>
      <w:r w:rsidRPr="00B82743">
        <w:rPr>
          <w:rFonts w:hint="eastAsia"/>
        </w:rPr>
        <w:t>插入</w:t>
      </w:r>
      <w:r w:rsidR="00F5273E" w:rsidRPr="00B82743">
        <w:rPr>
          <w:rFonts w:hint="eastAsia"/>
        </w:rPr>
        <w:t>数组</w:t>
      </w:r>
      <w:r w:rsidRPr="00B82743">
        <w:rPr>
          <w:rFonts w:hint="eastAsia"/>
        </w:rPr>
        <w:t>数据</w:t>
      </w:r>
    </w:p>
    <w:p w:rsidR="008F5BFD" w:rsidRPr="00B82743" w:rsidRDefault="006848C8" w:rsidP="00812367">
      <w:pPr>
        <w:ind w:firstLine="420"/>
      </w:pPr>
      <w:r w:rsidRPr="00B82743">
        <w:rPr>
          <w:rFonts w:ascii="Microsoft Yahei" w:hAnsi="Microsoft Yahei"/>
          <w:color w:val="000000"/>
          <w:sz w:val="26"/>
          <w:szCs w:val="26"/>
          <w:shd w:val="clear" w:color="auto" w:fill="FFFFFF"/>
        </w:rPr>
        <w:t>db.cswuyg.update({"_id": "wyg"}, {"$set": {"a": "c"}, "$addToSet": {"add": {"$each" :["a", "c"]}}}, true)</w:t>
      </w:r>
    </w:p>
    <w:p w:rsidR="00260729" w:rsidRPr="00B82743" w:rsidRDefault="00812367" w:rsidP="008F5BFD">
      <w:r w:rsidRPr="00B82743">
        <w:rPr>
          <w:rFonts w:hint="eastAsia"/>
        </w:rPr>
        <w:tab/>
        <w:t>$each</w:t>
      </w:r>
      <w:r w:rsidRPr="00B82743">
        <w:rPr>
          <w:rFonts w:hint="eastAsia"/>
        </w:rPr>
        <w:t>是让</w:t>
      </w:r>
      <w:r w:rsidRPr="00B82743">
        <w:rPr>
          <w:rFonts w:hint="eastAsia"/>
        </w:rPr>
        <w:t>list</w:t>
      </w:r>
      <w:r w:rsidRPr="00B82743">
        <w:rPr>
          <w:rFonts w:hint="eastAsia"/>
        </w:rPr>
        <w:t>中每个元素单独插入，如果没有</w:t>
      </w:r>
      <w:r w:rsidRPr="00B82743">
        <w:rPr>
          <w:rFonts w:hint="eastAsia"/>
        </w:rPr>
        <w:t>each</w:t>
      </w:r>
      <w:r w:rsidRPr="00B82743">
        <w:rPr>
          <w:rFonts w:hint="eastAsia"/>
        </w:rPr>
        <w:t>，</w:t>
      </w:r>
      <w:r w:rsidRPr="00B82743">
        <w:rPr>
          <w:rFonts w:hint="eastAsia"/>
        </w:rPr>
        <w:t>list</w:t>
      </w:r>
      <w:r w:rsidRPr="00B82743">
        <w:rPr>
          <w:rFonts w:hint="eastAsia"/>
        </w:rPr>
        <w:t>将作为整体插入。</w:t>
      </w:r>
    </w:p>
    <w:p w:rsidR="008F5BFD" w:rsidRPr="00B82743" w:rsidRDefault="008F5BFD" w:rsidP="008F5BFD"/>
    <w:p w:rsidR="00EB642A" w:rsidRPr="00B82743" w:rsidRDefault="00422C3A" w:rsidP="00D80878">
      <w:pPr>
        <w:pStyle w:val="3"/>
      </w:pPr>
      <w:bookmarkStart w:id="13" w:name="_Toc465784640"/>
      <w:r w:rsidRPr="00B82743">
        <w:rPr>
          <w:rFonts w:hint="eastAsia"/>
        </w:rPr>
        <w:t>2.</w:t>
      </w:r>
      <w:r w:rsidR="00195B15" w:rsidRPr="00B82743">
        <w:rPr>
          <w:rFonts w:hint="eastAsia"/>
        </w:rPr>
        <w:t>3</w:t>
      </w:r>
      <w:r w:rsidRPr="00B82743">
        <w:rPr>
          <w:rFonts w:hint="eastAsia"/>
        </w:rPr>
        <w:t>.2</w:t>
      </w:r>
      <w:r w:rsidRPr="00B82743">
        <w:rPr>
          <w:rFonts w:hint="eastAsia"/>
        </w:rPr>
        <w:t>查询集合中的文档</w:t>
      </w:r>
      <w:bookmarkEnd w:id="13"/>
    </w:p>
    <w:p w:rsidR="00EB642A" w:rsidRPr="00B82743" w:rsidRDefault="00422C3A">
      <w:pPr>
        <w:pStyle w:val="10"/>
        <w:numPr>
          <w:ilvl w:val="0"/>
          <w:numId w:val="2"/>
        </w:numPr>
        <w:ind w:firstLineChars="0"/>
        <w:jc w:val="left"/>
      </w:pPr>
      <w:r w:rsidRPr="00B82743">
        <w:rPr>
          <w:rFonts w:hint="eastAsia"/>
        </w:rPr>
        <w:t>整体查询</w:t>
      </w:r>
    </w:p>
    <w:p w:rsidR="00EB642A" w:rsidRPr="00B82743" w:rsidRDefault="00422C3A">
      <w:pPr>
        <w:jc w:val="left"/>
      </w:pPr>
      <w:r w:rsidRPr="00B82743">
        <w:rPr>
          <w:rFonts w:hint="eastAsia"/>
        </w:rPr>
        <w:tab/>
        <w:t>db.collection_name.find()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67700" cy="9239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.2-1</w:t>
      </w:r>
      <w:r w:rsidRPr="00B82743">
        <w:rPr>
          <w:rFonts w:hint="eastAsia"/>
        </w:rPr>
        <w:t>查询文档</w:t>
      </w:r>
    </w:p>
    <w:p w:rsidR="00EB642A" w:rsidRPr="00B82743" w:rsidRDefault="00422C3A">
      <w:r w:rsidRPr="00B82743">
        <w:rPr>
          <w:rFonts w:hint="eastAsia"/>
        </w:rPr>
        <w:tab/>
      </w:r>
      <w:r w:rsidRPr="00B82743">
        <w:rPr>
          <w:rFonts w:hint="eastAsia"/>
        </w:rPr>
        <w:t>带有格式的查询</w:t>
      </w:r>
      <w:r w:rsidRPr="00B82743">
        <w:rPr>
          <w:rFonts w:hint="eastAsia"/>
        </w:rPr>
        <w:t>db.collection_name.find().pretty()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4638675" cy="29241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.2-2</w:t>
      </w:r>
      <w:r w:rsidRPr="00B82743">
        <w:rPr>
          <w:rFonts w:hint="eastAsia"/>
        </w:rPr>
        <w:t>格式化查询文档</w:t>
      </w:r>
    </w:p>
    <w:p w:rsidR="00A4304A" w:rsidRPr="00B82743" w:rsidRDefault="00A4304A">
      <w:pPr>
        <w:pStyle w:val="10"/>
        <w:numPr>
          <w:ilvl w:val="0"/>
          <w:numId w:val="2"/>
        </w:numPr>
        <w:ind w:firstLineChars="0"/>
      </w:pPr>
      <w:r w:rsidRPr="00B82743">
        <w:rPr>
          <w:rFonts w:hint="eastAsia"/>
        </w:rPr>
        <w:t>模糊查询</w:t>
      </w:r>
    </w:p>
    <w:p w:rsidR="00AA59C3" w:rsidRPr="00B82743" w:rsidRDefault="00AA59C3" w:rsidP="00AA59C3">
      <w:pPr>
        <w:pStyle w:val="10"/>
        <w:ind w:left="420" w:firstLineChars="0" w:firstLine="0"/>
      </w:pPr>
      <w:r w:rsidRPr="00B82743">
        <w:rPr>
          <w:rFonts w:hint="eastAsia"/>
        </w:rPr>
        <w:t>默认查询通过正则表达式实现，示例如下：</w:t>
      </w:r>
    </w:p>
    <w:p w:rsidR="00AA59C3" w:rsidRPr="00B82743" w:rsidRDefault="00D64933" w:rsidP="00D64933">
      <w:pPr>
        <w:pStyle w:val="10"/>
        <w:numPr>
          <w:ilvl w:val="0"/>
          <w:numId w:val="5"/>
        </w:numPr>
        <w:ind w:firstLineChars="0"/>
      </w:pPr>
      <w:r w:rsidRPr="00B82743">
        <w:rPr>
          <w:rFonts w:hint="eastAsia"/>
        </w:rPr>
        <w:t>寻找包含指定字段的文档</w:t>
      </w:r>
    </w:p>
    <w:p w:rsidR="00AA622A" w:rsidRPr="00B82743" w:rsidRDefault="00AA622A" w:rsidP="00AA622A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&gt;db.posts.find({post_text:{$regex:"w3cschool.cc"}})</w:t>
      </w:r>
    </w:p>
    <w:p w:rsidR="00AA622A" w:rsidRPr="00B82743" w:rsidRDefault="00AA622A" w:rsidP="00AA622A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 w:hint="eastAsia"/>
          <w:b/>
          <w:color w:val="03DB65"/>
        </w:rPr>
        <w:t>或者</w:t>
      </w:r>
    </w:p>
    <w:p w:rsidR="00E9634B" w:rsidRPr="00B82743" w:rsidRDefault="00E9634B" w:rsidP="00E9634B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&gt;db.posts.find({post_text:/w3cschool.cc/})</w:t>
      </w:r>
    </w:p>
    <w:p w:rsidR="00D64933" w:rsidRPr="00B82743" w:rsidRDefault="00D64933" w:rsidP="00D64933">
      <w:pPr>
        <w:pStyle w:val="10"/>
        <w:numPr>
          <w:ilvl w:val="0"/>
          <w:numId w:val="5"/>
        </w:numPr>
        <w:ind w:firstLineChars="0"/>
      </w:pPr>
      <w:r w:rsidRPr="00B82743">
        <w:rPr>
          <w:rFonts w:hint="eastAsia"/>
        </w:rPr>
        <w:t>寻找包含指定字段的文档并不区分大小写</w:t>
      </w:r>
    </w:p>
    <w:p w:rsidR="003D019C" w:rsidRPr="00B82743" w:rsidRDefault="003D019C" w:rsidP="003D019C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&gt;db.posts.find({post_text:{$regex:"w3cschool.cc",$options:"$i"}})</w:t>
      </w:r>
    </w:p>
    <w:p w:rsidR="00711DFB" w:rsidRPr="00B82743" w:rsidRDefault="00711DFB" w:rsidP="003D019C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 w:hint="eastAsia"/>
          <w:b/>
          <w:color w:val="03DB65"/>
        </w:rPr>
        <w:t>或者</w:t>
      </w:r>
    </w:p>
    <w:p w:rsidR="00711DFB" w:rsidRPr="00B82743" w:rsidRDefault="00711DFB" w:rsidP="003D019C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&gt;db.posts.find({post_text:</w:t>
      </w:r>
      <w:r w:rsidR="00F125CB" w:rsidRPr="00B82743">
        <w:rPr>
          <w:rFonts w:ascii="微软雅黑" w:eastAsia="微软雅黑" w:hAnsi="微软雅黑" w:hint="eastAsia"/>
          <w:b/>
          <w:color w:val="03DB65"/>
        </w:rPr>
        <w:t>/</w:t>
      </w:r>
      <w:r w:rsidRPr="00B82743">
        <w:rPr>
          <w:rFonts w:ascii="微软雅黑" w:eastAsia="微软雅黑" w:hAnsi="微软雅黑"/>
          <w:b/>
          <w:color w:val="03DB65"/>
        </w:rPr>
        <w:t>w3cschool.cc</w:t>
      </w:r>
      <w:r w:rsidR="00F125CB" w:rsidRPr="00B82743">
        <w:rPr>
          <w:rFonts w:ascii="微软雅黑" w:eastAsia="微软雅黑" w:hAnsi="微软雅黑" w:hint="eastAsia"/>
          <w:b/>
          <w:color w:val="03DB65"/>
        </w:rPr>
        <w:t>/i</w:t>
      </w:r>
      <w:r w:rsidRPr="00B82743">
        <w:rPr>
          <w:rFonts w:ascii="微软雅黑" w:eastAsia="微软雅黑" w:hAnsi="微软雅黑"/>
          <w:b/>
          <w:color w:val="03DB65"/>
        </w:rPr>
        <w:t>}})</w:t>
      </w:r>
    </w:p>
    <w:p w:rsidR="00792866" w:rsidRPr="00B82743" w:rsidRDefault="00792866" w:rsidP="00792866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集合中会返回所有包含字符串 w3cschool.cc 的数据，且不区分大小写：</w:t>
      </w:r>
    </w:p>
    <w:p w:rsidR="00792866" w:rsidRPr="00B82743" w:rsidRDefault="00792866" w:rsidP="00792866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{</w:t>
      </w:r>
    </w:p>
    <w:p w:rsidR="00792866" w:rsidRPr="00B82743" w:rsidRDefault="00792866" w:rsidP="00792866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 xml:space="preserve">   "_id" : ObjectId("53493d37d852429c10000004"),</w:t>
      </w:r>
    </w:p>
    <w:p w:rsidR="00792866" w:rsidRPr="00B82743" w:rsidRDefault="00792866" w:rsidP="00792866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 xml:space="preserve">   "post_text" : "hey! this is my post on  W3Cschool.cc", </w:t>
      </w:r>
    </w:p>
    <w:p w:rsidR="00792866" w:rsidRPr="00B82743" w:rsidRDefault="00792866" w:rsidP="00792866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 xml:space="preserve">   "tags" : [ "tutorialspoint" ]</w:t>
      </w:r>
    </w:p>
    <w:p w:rsidR="00C96BE6" w:rsidRPr="00B82743" w:rsidRDefault="00792866" w:rsidP="003D019C">
      <w:pPr>
        <w:shd w:val="solid" w:color="404040" w:themeColor="text1" w:themeTint="BF" w:fill="548DD4" w:themeFill="text2" w:themeFillTint="99"/>
        <w:rPr>
          <w:rFonts w:ascii="微软雅黑" w:eastAsia="微软雅黑" w:hAnsi="微软雅黑"/>
          <w:b/>
          <w:color w:val="03DB65"/>
        </w:rPr>
      </w:pPr>
      <w:r w:rsidRPr="00B82743">
        <w:rPr>
          <w:rFonts w:ascii="微软雅黑" w:eastAsia="微软雅黑" w:hAnsi="微软雅黑"/>
          <w:b/>
          <w:color w:val="03DB65"/>
        </w:rPr>
        <w:t>}</w:t>
      </w:r>
    </w:p>
    <w:p w:rsidR="00A4304A" w:rsidRPr="00B82743" w:rsidRDefault="00A4304A" w:rsidP="00A4304A">
      <w:pPr>
        <w:pStyle w:val="10"/>
        <w:ind w:firstLineChars="0" w:firstLine="0"/>
      </w:pPr>
    </w:p>
    <w:p w:rsidR="00A4304A" w:rsidRPr="00B82743" w:rsidRDefault="00A4304A" w:rsidP="00A4304A">
      <w:pPr>
        <w:pStyle w:val="10"/>
        <w:ind w:firstLineChars="0" w:firstLine="0"/>
      </w:pPr>
    </w:p>
    <w:p w:rsidR="00A4304A" w:rsidRPr="00B82743" w:rsidRDefault="00A4304A" w:rsidP="00A4304A">
      <w:pPr>
        <w:pStyle w:val="10"/>
        <w:ind w:firstLineChars="0" w:firstLine="0"/>
      </w:pPr>
    </w:p>
    <w:p w:rsidR="00A4304A" w:rsidRPr="00B82743" w:rsidRDefault="00A4304A" w:rsidP="00A4304A">
      <w:pPr>
        <w:pStyle w:val="10"/>
        <w:ind w:firstLineChars="0" w:firstLine="0"/>
      </w:pPr>
    </w:p>
    <w:p w:rsidR="00EB642A" w:rsidRPr="00B82743" w:rsidRDefault="00422C3A">
      <w:pPr>
        <w:pStyle w:val="10"/>
        <w:numPr>
          <w:ilvl w:val="0"/>
          <w:numId w:val="2"/>
        </w:numPr>
        <w:ind w:firstLineChars="0"/>
      </w:pPr>
      <w:r w:rsidRPr="00B82743">
        <w:rPr>
          <w:rFonts w:hint="eastAsia"/>
        </w:rPr>
        <w:t>条件查询</w:t>
      </w:r>
    </w:p>
    <w:p w:rsidR="00EB642A" w:rsidRPr="00B82743" w:rsidRDefault="00422C3A">
      <w:r w:rsidRPr="00B82743">
        <w:rPr>
          <w:rFonts w:hint="eastAsia"/>
        </w:rPr>
        <w:t>a</w:t>
      </w:r>
      <w:r w:rsidRPr="00B82743">
        <w:rPr>
          <w:rFonts w:hint="eastAsia"/>
        </w:rPr>
        <w:t>．单条件子语句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5334000" cy="35433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.2-3MongoDB</w:t>
      </w:r>
      <w:r w:rsidRPr="00B82743">
        <w:rPr>
          <w:rFonts w:hint="eastAsia"/>
        </w:rPr>
        <w:t>的条件化查询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77225" cy="36195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.2-4MongoDB</w:t>
      </w:r>
      <w:r w:rsidRPr="00B82743">
        <w:rPr>
          <w:rFonts w:hint="eastAsia"/>
        </w:rPr>
        <w:t>条件子句使用示例</w:t>
      </w:r>
    </w:p>
    <w:p w:rsidR="00EB642A" w:rsidRPr="00B82743" w:rsidRDefault="00422C3A">
      <w:r w:rsidRPr="00B82743">
        <w:rPr>
          <w:rFonts w:hint="eastAsia"/>
        </w:rPr>
        <w:t>b</w:t>
      </w:r>
      <w:r w:rsidRPr="00B82743">
        <w:rPr>
          <w:rFonts w:hint="eastAsia"/>
        </w:rPr>
        <w:t>．</w:t>
      </w:r>
      <w:r w:rsidRPr="00B82743">
        <w:rPr>
          <w:rFonts w:hint="eastAsia"/>
        </w:rPr>
        <w:t>AND</w:t>
      </w:r>
      <w:r w:rsidRPr="00B82743">
        <w:rPr>
          <w:rFonts w:hint="eastAsia"/>
        </w:rPr>
        <w:t>条件语句</w:t>
      </w:r>
    </w:p>
    <w:p w:rsidR="00EB642A" w:rsidRPr="00B82743" w:rsidRDefault="00422C3A">
      <w:r w:rsidRPr="00B82743">
        <w:rPr>
          <w:rFonts w:hint="eastAsia"/>
        </w:rPr>
        <w:tab/>
      </w:r>
      <w:r w:rsidRPr="00B82743">
        <w:t>db.mycol.find({key1:value1, key2:value2})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6886575" cy="6096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.2-5AND</w:t>
      </w:r>
      <w:r w:rsidRPr="00B82743">
        <w:rPr>
          <w:rFonts w:hint="eastAsia"/>
        </w:rPr>
        <w:t>复合条件子句</w:t>
      </w:r>
    </w:p>
    <w:p w:rsidR="00EB642A" w:rsidRPr="00B82743" w:rsidRDefault="00422C3A">
      <w:r w:rsidRPr="00B82743">
        <w:rPr>
          <w:rFonts w:hint="eastAsia"/>
        </w:rPr>
        <w:t>c</w:t>
      </w:r>
      <w:r w:rsidRPr="00B82743">
        <w:rPr>
          <w:rFonts w:hint="eastAsia"/>
        </w:rPr>
        <w:t>．</w:t>
      </w:r>
      <w:r w:rsidRPr="00B82743">
        <w:rPr>
          <w:rFonts w:hint="eastAsia"/>
        </w:rPr>
        <w:t>OR</w:t>
      </w:r>
      <w:r w:rsidRPr="00B82743">
        <w:rPr>
          <w:rFonts w:hint="eastAsia"/>
        </w:rPr>
        <w:t>条件子句</w:t>
      </w:r>
    </w:p>
    <w:p w:rsidR="00EB642A" w:rsidRPr="00B82743" w:rsidRDefault="00422C3A">
      <w:r w:rsidRPr="00B82743">
        <w:rPr>
          <w:rFonts w:hint="eastAsia"/>
        </w:rPr>
        <w:tab/>
      </w:r>
      <w:r w:rsidRPr="00B82743">
        <w:t>db.mycol.find(</w:t>
      </w:r>
    </w:p>
    <w:p w:rsidR="00EB642A" w:rsidRPr="00B82743" w:rsidRDefault="00422C3A">
      <w:pPr>
        <w:ind w:left="420" w:firstLine="420"/>
      </w:pPr>
      <w:r w:rsidRPr="00B82743">
        <w:t>{</w:t>
      </w:r>
    </w:p>
    <w:p w:rsidR="00EB642A" w:rsidRPr="00B82743" w:rsidRDefault="00422C3A">
      <w:pPr>
        <w:ind w:left="840" w:firstLine="420"/>
      </w:pPr>
      <w:r w:rsidRPr="00B82743">
        <w:rPr>
          <w:rFonts w:hint="eastAsia"/>
        </w:rPr>
        <w:t>$or:[</w:t>
      </w:r>
    </w:p>
    <w:p w:rsidR="00EB642A" w:rsidRPr="00B82743" w:rsidRDefault="00422C3A">
      <w:pPr>
        <w:ind w:left="1680" w:firstLine="420"/>
      </w:pPr>
      <w:r w:rsidRPr="00B82743">
        <w:rPr>
          <w:rFonts w:hint="eastAsia"/>
        </w:rPr>
        <w:t>{</w:t>
      </w:r>
      <w:r w:rsidRPr="00B82743">
        <w:t xml:space="preserve"> key1:value1</w:t>
      </w:r>
      <w:r w:rsidRPr="00B82743">
        <w:rPr>
          <w:rFonts w:hint="eastAsia"/>
        </w:rPr>
        <w:t xml:space="preserve">}, </w:t>
      </w:r>
    </w:p>
    <w:p w:rsidR="00EB642A" w:rsidRPr="00B82743" w:rsidRDefault="00422C3A">
      <w:pPr>
        <w:ind w:left="1680" w:firstLine="420"/>
      </w:pPr>
      <w:r w:rsidRPr="00B82743">
        <w:rPr>
          <w:rFonts w:hint="eastAsia"/>
        </w:rPr>
        <w:t>{</w:t>
      </w:r>
      <w:r w:rsidRPr="00B82743">
        <w:t xml:space="preserve"> key2:value2</w:t>
      </w:r>
      <w:r w:rsidRPr="00B82743">
        <w:rPr>
          <w:rFonts w:hint="eastAsia"/>
        </w:rPr>
        <w:t>}</w:t>
      </w:r>
    </w:p>
    <w:p w:rsidR="00EB642A" w:rsidRPr="00B82743" w:rsidRDefault="00422C3A">
      <w:pPr>
        <w:ind w:left="1260" w:firstLine="420"/>
      </w:pPr>
      <w:r w:rsidRPr="00B82743">
        <w:rPr>
          <w:rFonts w:hint="eastAsia"/>
        </w:rPr>
        <w:t>]</w:t>
      </w:r>
    </w:p>
    <w:p w:rsidR="00EB642A" w:rsidRPr="00B82743" w:rsidRDefault="00422C3A">
      <w:pPr>
        <w:ind w:left="420" w:firstLine="420"/>
      </w:pPr>
      <w:r w:rsidRPr="00B82743">
        <w:t>}</w:t>
      </w:r>
    </w:p>
    <w:p w:rsidR="00EB642A" w:rsidRPr="00B82743" w:rsidRDefault="00422C3A">
      <w:pPr>
        <w:ind w:firstLine="420"/>
      </w:pPr>
      <w:r w:rsidRPr="00B82743">
        <w:t>)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6915150" cy="15335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.2-6OR</w:t>
      </w:r>
      <w:r w:rsidRPr="00B82743">
        <w:rPr>
          <w:rFonts w:hint="eastAsia"/>
        </w:rPr>
        <w:t>条件子句</w:t>
      </w:r>
    </w:p>
    <w:p w:rsidR="00EB642A" w:rsidRPr="00B82743" w:rsidRDefault="00422C3A">
      <w:r w:rsidRPr="00B82743">
        <w:rPr>
          <w:rFonts w:hint="eastAsia"/>
        </w:rPr>
        <w:t>d</w:t>
      </w:r>
      <w:r w:rsidRPr="00B82743">
        <w:rPr>
          <w:rFonts w:hint="eastAsia"/>
        </w:rPr>
        <w:t>．</w:t>
      </w:r>
      <w:r w:rsidRPr="00B82743">
        <w:rPr>
          <w:rFonts w:hint="eastAsia"/>
        </w:rPr>
        <w:t>AND</w:t>
      </w:r>
      <w:r w:rsidRPr="00B82743">
        <w:rPr>
          <w:rFonts w:hint="eastAsia"/>
        </w:rPr>
        <w:t>和</w:t>
      </w:r>
      <w:r w:rsidRPr="00B82743">
        <w:rPr>
          <w:rFonts w:hint="eastAsia"/>
        </w:rPr>
        <w:t>OR</w:t>
      </w:r>
      <w:r w:rsidRPr="00B82743">
        <w:rPr>
          <w:rFonts w:hint="eastAsia"/>
        </w:rPr>
        <w:t>组合子句</w:t>
      </w:r>
    </w:p>
    <w:p w:rsidR="00EB642A" w:rsidRPr="00B82743" w:rsidRDefault="00422C3A">
      <w:r w:rsidRPr="00B82743">
        <w:rPr>
          <w:rFonts w:hint="eastAsia"/>
        </w:rPr>
        <w:tab/>
        <w:t>{{</w:t>
      </w:r>
      <w:r w:rsidRPr="00B82743">
        <w:t>key:value</w:t>
      </w:r>
      <w:r w:rsidRPr="00B82743">
        <w:rPr>
          <w:rFonts w:hint="eastAsia"/>
        </w:rPr>
        <w:t>}, $or:[{kev:value},{key:value}]}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67700" cy="25431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.2-7AND</w:t>
      </w:r>
      <w:r w:rsidRPr="00B82743">
        <w:rPr>
          <w:rFonts w:hint="eastAsia"/>
        </w:rPr>
        <w:t>和</w:t>
      </w:r>
      <w:r w:rsidRPr="00B82743">
        <w:rPr>
          <w:rFonts w:hint="eastAsia"/>
        </w:rPr>
        <w:t>OR</w:t>
      </w:r>
      <w:r w:rsidRPr="00B82743">
        <w:rPr>
          <w:rFonts w:hint="eastAsia"/>
        </w:rPr>
        <w:t>复合子句</w:t>
      </w:r>
    </w:p>
    <w:p w:rsidR="00EB642A" w:rsidRPr="00B82743" w:rsidRDefault="00422C3A">
      <w:r w:rsidRPr="00B82743">
        <w:rPr>
          <w:rFonts w:hint="eastAsia"/>
        </w:rPr>
        <w:t>e</w:t>
      </w:r>
      <w:r w:rsidRPr="00B82743">
        <w:rPr>
          <w:rFonts w:hint="eastAsia"/>
        </w:rPr>
        <w:t>．查看某条记录的某个字段</w:t>
      </w:r>
    </w:p>
    <w:p w:rsidR="00EB642A" w:rsidRPr="00B82743" w:rsidRDefault="00422C3A">
      <w:r w:rsidRPr="00B82743">
        <w:rPr>
          <w:rFonts w:hint="eastAsia"/>
        </w:rPr>
        <w:tab/>
      </w:r>
      <w:r w:rsidRPr="00B82743">
        <w:rPr>
          <w:rFonts w:hint="eastAsia"/>
        </w:rPr>
        <w:t>在</w:t>
      </w:r>
      <w:r w:rsidRPr="00B82743">
        <w:rPr>
          <w:rFonts w:hint="eastAsia"/>
        </w:rPr>
        <w:t>find</w:t>
      </w:r>
      <w:r w:rsidRPr="00B82743">
        <w:rPr>
          <w:rFonts w:hint="eastAsia"/>
        </w:rPr>
        <w:t>方法中将添加一个</w:t>
      </w:r>
      <w:r w:rsidRPr="00B82743">
        <w:rPr>
          <w:rFonts w:hint="eastAsia"/>
        </w:rPr>
        <w:t>{}</w:t>
      </w:r>
      <w:r w:rsidRPr="00B82743">
        <w:rPr>
          <w:rFonts w:hint="eastAsia"/>
        </w:rPr>
        <w:t>将某个字段设置为</w:t>
      </w:r>
      <w:r w:rsidRPr="00B82743">
        <w:rPr>
          <w:rFonts w:hint="eastAsia"/>
        </w:rPr>
        <w:t>1</w:t>
      </w:r>
      <w:r w:rsidRPr="00B82743">
        <w:rPr>
          <w:rFonts w:hint="eastAsia"/>
        </w:rPr>
        <w:t>，比如</w:t>
      </w:r>
      <w:r w:rsidRPr="00B82743">
        <w:rPr>
          <w:rFonts w:hint="eastAsia"/>
        </w:rPr>
        <w:t>{</w:t>
      </w:r>
      <w:r w:rsidRPr="00B82743">
        <w:t>“</w:t>
      </w:r>
      <w:r w:rsidRPr="00B82743">
        <w:rPr>
          <w:rFonts w:hint="eastAsia"/>
        </w:rPr>
        <w:t>date</w:t>
      </w:r>
      <w:r w:rsidRPr="00B82743">
        <w:t>”</w:t>
      </w:r>
      <w:r w:rsidRPr="00B82743">
        <w:rPr>
          <w:rFonts w:hint="eastAsia"/>
        </w:rPr>
        <w:t xml:space="preserve">:1, </w:t>
      </w:r>
      <w:r w:rsidRPr="00B82743">
        <w:t>“</w:t>
      </w:r>
      <w:r w:rsidRPr="00B82743">
        <w:rPr>
          <w:rFonts w:hint="eastAsia"/>
        </w:rPr>
        <w:t>data</w:t>
      </w:r>
      <w:r w:rsidRPr="00B82743">
        <w:t>”</w:t>
      </w:r>
      <w:r w:rsidRPr="00B82743">
        <w:rPr>
          <w:rFonts w:hint="eastAsia"/>
        </w:rPr>
        <w:t>:1}</w:t>
      </w:r>
      <w:r w:rsidRPr="00B82743">
        <w:rPr>
          <w:rFonts w:hint="eastAsia"/>
        </w:rPr>
        <w:t>，这样就会只显示该字段。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7705725" cy="3009900"/>
            <wp:effectExtent l="1905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.2-8</w:t>
      </w:r>
      <w:r w:rsidRPr="00B82743">
        <w:rPr>
          <w:rFonts w:hint="eastAsia"/>
        </w:rPr>
        <w:t>查询某个字段</w:t>
      </w:r>
    </w:p>
    <w:p w:rsidR="00EB642A" w:rsidRPr="00B82743" w:rsidRDefault="00EB642A"/>
    <w:p w:rsidR="00EB642A" w:rsidRPr="00B82743" w:rsidRDefault="00EB642A"/>
    <w:p w:rsidR="00EB642A" w:rsidRPr="00B82743" w:rsidRDefault="00EB642A"/>
    <w:p w:rsidR="00EB642A" w:rsidRPr="00B82743" w:rsidRDefault="00F54871" w:rsidP="00EE55E1">
      <w:pPr>
        <w:pStyle w:val="3"/>
      </w:pPr>
      <w:bookmarkStart w:id="14" w:name="_Toc465784641"/>
      <w:r w:rsidRPr="00B82743">
        <w:rPr>
          <w:rFonts w:hint="eastAsia"/>
        </w:rPr>
        <w:t>2.3</w:t>
      </w:r>
      <w:r w:rsidR="00422C3A" w:rsidRPr="00B82743">
        <w:rPr>
          <w:rFonts w:hint="eastAsia"/>
        </w:rPr>
        <w:t>.3</w:t>
      </w:r>
      <w:r w:rsidR="00422C3A" w:rsidRPr="00B82743">
        <w:rPr>
          <w:rFonts w:hint="eastAsia"/>
        </w:rPr>
        <w:t>文档更新</w:t>
      </w:r>
      <w:bookmarkEnd w:id="14"/>
    </w:p>
    <w:p w:rsidR="00EB642A" w:rsidRPr="00B82743" w:rsidRDefault="00422C3A">
      <w:pPr>
        <w:pStyle w:val="10"/>
        <w:numPr>
          <w:ilvl w:val="0"/>
          <w:numId w:val="2"/>
        </w:numPr>
        <w:ind w:firstLineChars="0"/>
      </w:pPr>
      <w:r w:rsidRPr="00B82743">
        <w:rPr>
          <w:rFonts w:hint="eastAsia"/>
        </w:rPr>
        <w:t>修改</w:t>
      </w:r>
      <w:r w:rsidRPr="00B82743">
        <w:rPr>
          <w:rFonts w:hint="eastAsia"/>
        </w:rPr>
        <w:t>key-value</w:t>
      </w:r>
      <w:r w:rsidRPr="00B82743">
        <w:rPr>
          <w:rFonts w:hint="eastAsia"/>
        </w:rPr>
        <w:t>值</w:t>
      </w:r>
    </w:p>
    <w:p w:rsidR="00EB642A" w:rsidRPr="00B82743" w:rsidRDefault="00422C3A">
      <w:pPr>
        <w:pStyle w:val="10"/>
        <w:ind w:left="420" w:firstLineChars="0" w:firstLine="0"/>
      </w:pPr>
      <w:r w:rsidRPr="00B82743">
        <w:rPr>
          <w:rFonts w:hint="eastAsia"/>
        </w:rPr>
        <w:t>更新文档值采用</w:t>
      </w:r>
      <w:r w:rsidRPr="00B82743">
        <w:rPr>
          <w:rFonts w:hint="eastAsia"/>
        </w:rPr>
        <w:t>update</w:t>
      </w:r>
      <w:r w:rsidRPr="00B82743">
        <w:rPr>
          <w:rFonts w:hint="eastAsia"/>
        </w:rPr>
        <w:t>方法。</w:t>
      </w:r>
    </w:p>
    <w:p w:rsidR="00EB642A" w:rsidRPr="00B82743" w:rsidRDefault="00422C3A">
      <w:pPr>
        <w:pStyle w:val="10"/>
        <w:ind w:left="420" w:firstLineChars="0" w:firstLine="0"/>
      </w:pPr>
      <w:r w:rsidRPr="00B82743">
        <w:rPr>
          <w:rFonts w:hint="eastAsia"/>
        </w:rPr>
        <w:t>db.collection_name.update({},{$set:{}},{</w:t>
      </w:r>
      <w:r w:rsidRPr="00B82743">
        <w:rPr>
          <w:rFonts w:hint="eastAsia"/>
          <w:b/>
          <w:color w:val="00B0F0"/>
        </w:rPr>
        <w:t>multi:true</w:t>
      </w:r>
      <w:r w:rsidRPr="00B82743">
        <w:rPr>
          <w:rFonts w:hint="eastAsia"/>
        </w:rPr>
        <w:t>})</w:t>
      </w:r>
      <w:r w:rsidRPr="00B82743">
        <w:rPr>
          <w:rFonts w:hint="eastAsia"/>
        </w:rPr>
        <w:t>如果不设置</w:t>
      </w:r>
      <w:r w:rsidRPr="00B82743">
        <w:rPr>
          <w:rFonts w:hint="eastAsia"/>
        </w:rPr>
        <w:t>multi</w:t>
      </w:r>
      <w:r w:rsidRPr="00B82743">
        <w:rPr>
          <w:rFonts w:hint="eastAsia"/>
        </w:rPr>
        <w:t>为</w:t>
      </w:r>
      <w:r w:rsidRPr="00B82743">
        <w:rPr>
          <w:rFonts w:hint="eastAsia"/>
        </w:rPr>
        <w:t>true</w:t>
      </w:r>
      <w:r w:rsidRPr="00B82743">
        <w:rPr>
          <w:rFonts w:hint="eastAsia"/>
        </w:rPr>
        <w:t>，</w:t>
      </w:r>
      <w:r w:rsidRPr="00B82743">
        <w:rPr>
          <w:rFonts w:hint="eastAsia"/>
        </w:rPr>
        <w:t>Mongo</w:t>
      </w:r>
      <w:r w:rsidRPr="00B82743">
        <w:rPr>
          <w:rFonts w:hint="eastAsia"/>
        </w:rPr>
        <w:t>将只更新一个文档。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77225" cy="364807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="00F54871" w:rsidRPr="00B82743">
        <w:rPr>
          <w:rFonts w:hint="eastAsia"/>
        </w:rPr>
        <w:t>2.3</w:t>
      </w:r>
      <w:r w:rsidRPr="00B82743">
        <w:rPr>
          <w:rFonts w:hint="eastAsia"/>
        </w:rPr>
        <w:t>.3-1update</w:t>
      </w:r>
      <w:r w:rsidRPr="00B82743">
        <w:rPr>
          <w:rFonts w:hint="eastAsia"/>
        </w:rPr>
        <w:t>更新键值</w:t>
      </w:r>
    </w:p>
    <w:p w:rsidR="00EB642A" w:rsidRPr="00B82743" w:rsidRDefault="00422C3A">
      <w:pPr>
        <w:pStyle w:val="10"/>
        <w:numPr>
          <w:ilvl w:val="0"/>
          <w:numId w:val="2"/>
        </w:numPr>
        <w:ind w:firstLineChars="0"/>
      </w:pPr>
      <w:r w:rsidRPr="00B82743">
        <w:rPr>
          <w:rFonts w:hint="eastAsia"/>
        </w:rPr>
        <w:t>添加一列</w:t>
      </w:r>
    </w:p>
    <w:p w:rsidR="00EB642A" w:rsidRPr="00B82743" w:rsidRDefault="00422C3A">
      <w:pPr>
        <w:ind w:left="360"/>
      </w:pPr>
      <w:r w:rsidRPr="00B82743">
        <w:rPr>
          <w:rFonts w:hint="eastAsia"/>
        </w:rPr>
        <w:t>db.collection_name.update({},{$set:{</w:t>
      </w:r>
      <w:r w:rsidRPr="00B82743">
        <w:t>“</w:t>
      </w:r>
      <w:r w:rsidRPr="00B82743">
        <w:rPr>
          <w:rFonts w:hint="eastAsia"/>
        </w:rPr>
        <w:t>index</w:t>
      </w:r>
      <w:r w:rsidRPr="00B82743">
        <w:t>”</w:t>
      </w:r>
      <w:r w:rsidRPr="00B82743">
        <w:rPr>
          <w:rFonts w:hint="eastAsia"/>
        </w:rPr>
        <w:t>:0}}, {multi:true})</w:t>
      </w:r>
      <w:r w:rsidRPr="00B82743">
        <w:rPr>
          <w:rFonts w:hint="eastAsia"/>
        </w:rPr>
        <w:t>，为所有文档添加</w:t>
      </w:r>
      <w:r w:rsidRPr="00B82743">
        <w:rPr>
          <w:rFonts w:hint="eastAsia"/>
        </w:rPr>
        <w:t>index</w:t>
      </w:r>
      <w:r w:rsidRPr="00B82743">
        <w:rPr>
          <w:rFonts w:hint="eastAsia"/>
        </w:rPr>
        <w:t>列。</w:t>
      </w:r>
    </w:p>
    <w:p w:rsidR="00EB642A" w:rsidRPr="00B82743" w:rsidRDefault="00EB642A"/>
    <w:p w:rsidR="00EB642A" w:rsidRPr="00B82743" w:rsidRDefault="00EB642A"/>
    <w:p w:rsidR="00EB642A" w:rsidRPr="00B82743" w:rsidRDefault="00EB642A"/>
    <w:p w:rsidR="00EB642A" w:rsidRPr="00B82743" w:rsidRDefault="00422C3A" w:rsidP="00D80878">
      <w:pPr>
        <w:pStyle w:val="1"/>
        <w:numPr>
          <w:ilvl w:val="0"/>
          <w:numId w:val="7"/>
        </w:numPr>
      </w:pPr>
      <w:bookmarkStart w:id="15" w:name="_Toc465784642"/>
      <w:r w:rsidRPr="00B82743">
        <w:rPr>
          <w:rFonts w:hint="eastAsia"/>
        </w:rPr>
        <w:t>一些高级操作</w:t>
      </w:r>
      <w:bookmarkEnd w:id="15"/>
    </w:p>
    <w:p w:rsidR="00EB642A" w:rsidRPr="00B82743" w:rsidRDefault="00422C3A" w:rsidP="00EE55E1">
      <w:pPr>
        <w:pStyle w:val="2"/>
      </w:pPr>
      <w:bookmarkStart w:id="16" w:name="_Toc465784643"/>
      <w:r w:rsidRPr="00B82743">
        <w:rPr>
          <w:rFonts w:hint="eastAsia"/>
        </w:rPr>
        <w:t>3.1</w:t>
      </w:r>
      <w:r w:rsidRPr="00B82743">
        <w:rPr>
          <w:rFonts w:hint="eastAsia"/>
        </w:rPr>
        <w:t>投影</w:t>
      </w:r>
      <w:bookmarkEnd w:id="16"/>
    </w:p>
    <w:p w:rsidR="00EB642A" w:rsidRPr="00B82743" w:rsidRDefault="00422C3A">
      <w:r w:rsidRPr="00B82743">
        <w:rPr>
          <w:rFonts w:hint="eastAsia"/>
        </w:rPr>
        <w:tab/>
      </w:r>
      <w:r w:rsidRPr="00B82743">
        <w:rPr>
          <w:rFonts w:hint="eastAsia"/>
        </w:rPr>
        <w:t>投影是选择指定的</w:t>
      </w:r>
      <w:r w:rsidRPr="00B82743">
        <w:rPr>
          <w:rFonts w:hint="eastAsia"/>
        </w:rPr>
        <w:t>key</w:t>
      </w:r>
      <w:r w:rsidRPr="00B82743">
        <w:rPr>
          <w:rFonts w:hint="eastAsia"/>
        </w:rPr>
        <w:t>列进行显示，如：</w:t>
      </w:r>
      <w:r w:rsidRPr="00B82743">
        <w:rPr>
          <w:rFonts w:hint="eastAsia"/>
        </w:rPr>
        <w:t>db.collection_name.find({},{key:1[,key:0]})</w:t>
      </w:r>
      <w:r w:rsidRPr="00B82743">
        <w:rPr>
          <w:rFonts w:hint="eastAsia"/>
        </w:rPr>
        <w:t>，为</w:t>
      </w:r>
      <w:r w:rsidRPr="00B82743">
        <w:rPr>
          <w:rFonts w:hint="eastAsia"/>
        </w:rPr>
        <w:t>1</w:t>
      </w:r>
      <w:r w:rsidRPr="00B82743">
        <w:rPr>
          <w:rFonts w:hint="eastAsia"/>
        </w:rPr>
        <w:t>显示，</w:t>
      </w:r>
      <w:r w:rsidRPr="00B82743">
        <w:rPr>
          <w:rFonts w:hint="eastAsia"/>
        </w:rPr>
        <w:t>0</w:t>
      </w:r>
      <w:r w:rsidRPr="00B82743">
        <w:rPr>
          <w:rFonts w:hint="eastAsia"/>
        </w:rPr>
        <w:t>不显示。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5934075" cy="1238250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Pr="00B82743">
        <w:rPr>
          <w:rFonts w:hint="eastAsia"/>
        </w:rPr>
        <w:t>3.1-1</w:t>
      </w:r>
      <w:r w:rsidRPr="00B82743">
        <w:rPr>
          <w:rFonts w:hint="eastAsia"/>
        </w:rPr>
        <w:t>选择指定列显示</w:t>
      </w:r>
    </w:p>
    <w:p w:rsidR="00EB642A" w:rsidRPr="00B82743" w:rsidRDefault="00422C3A" w:rsidP="00EE55E1">
      <w:pPr>
        <w:pStyle w:val="2"/>
      </w:pPr>
      <w:bookmarkStart w:id="17" w:name="_Toc465784644"/>
      <w:r w:rsidRPr="00B82743">
        <w:rPr>
          <w:rFonts w:hint="eastAsia"/>
        </w:rPr>
        <w:t>3.2limit</w:t>
      </w:r>
      <w:r w:rsidRPr="00B82743">
        <w:rPr>
          <w:rFonts w:hint="eastAsia"/>
        </w:rPr>
        <w:t>显示</w:t>
      </w:r>
      <w:r w:rsidRPr="00B82743">
        <w:rPr>
          <w:rFonts w:hint="eastAsia"/>
        </w:rPr>
        <w:t>n</w:t>
      </w:r>
      <w:r w:rsidRPr="00B82743">
        <w:rPr>
          <w:rFonts w:hint="eastAsia"/>
        </w:rPr>
        <w:t>条文档</w:t>
      </w:r>
      <w:bookmarkEnd w:id="17"/>
    </w:p>
    <w:p w:rsidR="00EB642A" w:rsidRPr="00B82743" w:rsidRDefault="00422C3A">
      <w:r w:rsidRPr="00B82743">
        <w:rPr>
          <w:rFonts w:hint="eastAsia"/>
        </w:rPr>
        <w:tab/>
        <w:t>db.collection_name.find().limit(2)</w:t>
      </w:r>
      <w:r w:rsidRPr="00B82743">
        <w:rPr>
          <w:rFonts w:hint="eastAsia"/>
        </w:rPr>
        <w:t>显示</w:t>
      </w:r>
      <w:r w:rsidRPr="00B82743">
        <w:rPr>
          <w:rFonts w:hint="eastAsia"/>
        </w:rPr>
        <w:t>2</w:t>
      </w:r>
      <w:r w:rsidRPr="00B82743">
        <w:rPr>
          <w:rFonts w:hint="eastAsia"/>
        </w:rPr>
        <w:t>条记录。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77225" cy="17240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Pr="00B82743">
        <w:rPr>
          <w:rFonts w:hint="eastAsia"/>
        </w:rPr>
        <w:t>3.2-1limit</w:t>
      </w:r>
      <w:r w:rsidRPr="00B82743">
        <w:rPr>
          <w:rFonts w:hint="eastAsia"/>
        </w:rPr>
        <w:t>限制显示文档条数</w:t>
      </w:r>
    </w:p>
    <w:p w:rsidR="00EB642A" w:rsidRPr="00B82743" w:rsidRDefault="00422C3A" w:rsidP="00EE55E1">
      <w:pPr>
        <w:pStyle w:val="2"/>
      </w:pPr>
      <w:bookmarkStart w:id="18" w:name="_Toc465784645"/>
      <w:r w:rsidRPr="00B82743">
        <w:rPr>
          <w:rFonts w:hint="eastAsia"/>
        </w:rPr>
        <w:t>3.3skip</w:t>
      </w:r>
      <w:r w:rsidRPr="00B82743">
        <w:rPr>
          <w:rFonts w:hint="eastAsia"/>
        </w:rPr>
        <w:t>跳过</w:t>
      </w:r>
      <w:r w:rsidRPr="00B82743">
        <w:rPr>
          <w:rFonts w:hint="eastAsia"/>
        </w:rPr>
        <w:t>n</w:t>
      </w:r>
      <w:r w:rsidRPr="00B82743">
        <w:rPr>
          <w:rFonts w:hint="eastAsia"/>
        </w:rPr>
        <w:t>条显示</w:t>
      </w:r>
      <w:bookmarkEnd w:id="18"/>
    </w:p>
    <w:p w:rsidR="00EB642A" w:rsidRPr="00B82743" w:rsidRDefault="00422C3A">
      <w:r w:rsidRPr="00B82743">
        <w:rPr>
          <w:rFonts w:hint="eastAsia"/>
        </w:rPr>
        <w:tab/>
        <w:t>db.collection_name.find().limit(2).skip(1)</w:t>
      </w:r>
    </w:p>
    <w:p w:rsidR="00EB642A" w:rsidRPr="00B82743" w:rsidRDefault="00422C3A">
      <w:r w:rsidRPr="00B82743">
        <w:rPr>
          <w:rFonts w:hint="eastAsia"/>
        </w:rPr>
        <w:tab/>
        <w:t>skip</w:t>
      </w:r>
      <w:r w:rsidRPr="00B82743">
        <w:rPr>
          <w:rFonts w:hint="eastAsia"/>
        </w:rPr>
        <w:t>语句会被先执行，如上语句表示跳过一条文档，然后显示接着的</w:t>
      </w:r>
      <w:r w:rsidRPr="00B82743">
        <w:rPr>
          <w:rFonts w:hint="eastAsia"/>
        </w:rPr>
        <w:t>2</w:t>
      </w:r>
      <w:r w:rsidRPr="00B82743">
        <w:rPr>
          <w:rFonts w:hint="eastAsia"/>
        </w:rPr>
        <w:t>条文档。如下：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8267700" cy="178117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Pr="00B82743">
        <w:rPr>
          <w:rFonts w:hint="eastAsia"/>
        </w:rPr>
        <w:t>3.3-1skip</w:t>
      </w:r>
      <w:r w:rsidRPr="00B82743">
        <w:rPr>
          <w:rFonts w:hint="eastAsia"/>
        </w:rPr>
        <w:t>方法使用</w:t>
      </w:r>
    </w:p>
    <w:p w:rsidR="00EB642A" w:rsidRPr="00B82743" w:rsidRDefault="00422C3A">
      <w:r w:rsidRPr="00B82743">
        <w:rPr>
          <w:rFonts w:hint="eastAsia"/>
        </w:rPr>
        <w:tab/>
        <w:t>skip</w:t>
      </w:r>
      <w:r w:rsidRPr="00B82743">
        <w:rPr>
          <w:rFonts w:hint="eastAsia"/>
        </w:rPr>
        <w:t>的默认值是</w:t>
      </w:r>
      <w:r w:rsidRPr="00B82743">
        <w:rPr>
          <w:rFonts w:hint="eastAsia"/>
        </w:rPr>
        <w:t>0</w:t>
      </w:r>
      <w:r w:rsidRPr="00B82743">
        <w:rPr>
          <w:rFonts w:hint="eastAsia"/>
        </w:rPr>
        <w:t>。</w:t>
      </w:r>
    </w:p>
    <w:p w:rsidR="00EB642A" w:rsidRPr="00B82743" w:rsidRDefault="00422C3A" w:rsidP="00EE55E1">
      <w:pPr>
        <w:pStyle w:val="2"/>
      </w:pPr>
      <w:bookmarkStart w:id="19" w:name="_Toc465784646"/>
      <w:r w:rsidRPr="00B82743">
        <w:rPr>
          <w:rFonts w:hint="eastAsia"/>
        </w:rPr>
        <w:t>3.4sort</w:t>
      </w:r>
      <w:r w:rsidRPr="00B82743">
        <w:rPr>
          <w:rFonts w:hint="eastAsia"/>
        </w:rPr>
        <w:t>文档排序</w:t>
      </w:r>
      <w:bookmarkEnd w:id="19"/>
    </w:p>
    <w:p w:rsidR="00EB642A" w:rsidRPr="00B82743" w:rsidRDefault="00422C3A">
      <w:r w:rsidRPr="00B82743">
        <w:rPr>
          <w:rFonts w:hint="eastAsia"/>
        </w:rPr>
        <w:tab/>
        <w:t>db.collection_name.sort({key:1})</w:t>
      </w:r>
      <w:r w:rsidRPr="00B82743">
        <w:rPr>
          <w:rFonts w:hint="eastAsia"/>
        </w:rPr>
        <w:t>，</w:t>
      </w:r>
      <w:r w:rsidRPr="00B82743">
        <w:rPr>
          <w:rFonts w:hint="eastAsia"/>
        </w:rPr>
        <w:t>1</w:t>
      </w:r>
      <w:r w:rsidRPr="00B82743">
        <w:rPr>
          <w:rFonts w:hint="eastAsia"/>
        </w:rPr>
        <w:t>为升序，</w:t>
      </w:r>
      <w:r w:rsidRPr="00B82743">
        <w:rPr>
          <w:rFonts w:hint="eastAsia"/>
        </w:rPr>
        <w:t>-1</w:t>
      </w:r>
      <w:r w:rsidRPr="00B82743">
        <w:rPr>
          <w:rFonts w:hint="eastAsia"/>
        </w:rPr>
        <w:t>为降序。</w:t>
      </w:r>
    </w:p>
    <w:p w:rsidR="00EB642A" w:rsidRPr="00B82743" w:rsidRDefault="00422C3A">
      <w:pPr>
        <w:jc w:val="center"/>
      </w:pPr>
      <w:r w:rsidRPr="00B82743">
        <w:rPr>
          <w:rFonts w:hint="eastAsia"/>
          <w:noProof/>
        </w:rPr>
        <w:drawing>
          <wp:inline distT="0" distB="0" distL="0" distR="0">
            <wp:extent cx="10077450" cy="4257675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2A" w:rsidRPr="00B82743" w:rsidRDefault="00422C3A">
      <w:pPr>
        <w:jc w:val="center"/>
      </w:pPr>
      <w:r w:rsidRPr="00B82743">
        <w:rPr>
          <w:rFonts w:hint="eastAsia"/>
        </w:rPr>
        <w:t>图</w:t>
      </w:r>
      <w:r w:rsidRPr="00B82743">
        <w:rPr>
          <w:rFonts w:hint="eastAsia"/>
        </w:rPr>
        <w:t>3.4-1sort</w:t>
      </w:r>
      <w:r w:rsidRPr="00B82743">
        <w:rPr>
          <w:rFonts w:hint="eastAsia"/>
        </w:rPr>
        <w:t>排序输出</w:t>
      </w:r>
    </w:p>
    <w:p w:rsidR="00EB642A" w:rsidRPr="00B82743" w:rsidRDefault="00422C3A" w:rsidP="00EE55E1">
      <w:pPr>
        <w:pStyle w:val="2"/>
      </w:pPr>
      <w:bookmarkStart w:id="20" w:name="_Toc465784647"/>
      <w:r w:rsidRPr="00B82743">
        <w:rPr>
          <w:rFonts w:hint="eastAsia"/>
        </w:rPr>
        <w:t>3.5</w:t>
      </w:r>
      <w:r w:rsidRPr="00B82743">
        <w:rPr>
          <w:rFonts w:hint="eastAsia"/>
        </w:rPr>
        <w:t>索引</w:t>
      </w:r>
      <w:bookmarkEnd w:id="20"/>
    </w:p>
    <w:p w:rsidR="00EB642A" w:rsidRPr="00B82743" w:rsidRDefault="00422C3A" w:rsidP="00EE55E1">
      <w:pPr>
        <w:pStyle w:val="3"/>
      </w:pPr>
      <w:bookmarkStart w:id="21" w:name="_Toc465784648"/>
      <w:r w:rsidRPr="00B82743">
        <w:rPr>
          <w:rFonts w:hint="eastAsia"/>
        </w:rPr>
        <w:t>3.5.1</w:t>
      </w:r>
      <w:r w:rsidRPr="00B82743">
        <w:rPr>
          <w:rFonts w:hint="eastAsia"/>
        </w:rPr>
        <w:t>索引创建</w:t>
      </w:r>
      <w:bookmarkEnd w:id="21"/>
    </w:p>
    <w:p w:rsidR="00EB642A" w:rsidRPr="00B82743" w:rsidRDefault="00422C3A">
      <w:r w:rsidRPr="00B82743">
        <w:rPr>
          <w:rFonts w:hint="eastAsia"/>
        </w:rPr>
        <w:tab/>
        <w:t>db.collection_name.ensureIndex()</w:t>
      </w:r>
    </w:p>
    <w:p w:rsidR="00EB642A" w:rsidRPr="00B82743" w:rsidRDefault="00EB642A" w:rsidP="00351F15">
      <w:pPr>
        <w:pStyle w:val="10"/>
        <w:ind w:firstLineChars="0" w:firstLine="0"/>
      </w:pPr>
    </w:p>
    <w:p w:rsidR="00EB642A" w:rsidRPr="00B82743" w:rsidRDefault="00F73B27" w:rsidP="00D80878">
      <w:pPr>
        <w:pStyle w:val="1"/>
        <w:numPr>
          <w:ilvl w:val="0"/>
          <w:numId w:val="7"/>
        </w:numPr>
      </w:pPr>
      <w:bookmarkStart w:id="22" w:name="_Toc465784649"/>
      <w:r w:rsidRPr="00B82743">
        <w:rPr>
          <w:rFonts w:hint="eastAsia"/>
        </w:rPr>
        <w:t>常用的</w:t>
      </w:r>
      <w:bookmarkEnd w:id="22"/>
    </w:p>
    <w:p w:rsidR="00BC298F" w:rsidRPr="00B82743" w:rsidRDefault="00351F15" w:rsidP="00EE55E1">
      <w:pPr>
        <w:pStyle w:val="4"/>
      </w:pPr>
      <w:r w:rsidRPr="00B82743">
        <w:t>4</w:t>
      </w:r>
      <w:r w:rsidR="00BC298F" w:rsidRPr="00B82743">
        <w:rPr>
          <w:rFonts w:hint="eastAsia"/>
        </w:rPr>
        <w:t>.1</w:t>
      </w:r>
      <w:r w:rsidR="00BC298F" w:rsidRPr="00B82743">
        <w:rPr>
          <w:rFonts w:hint="eastAsia"/>
        </w:rPr>
        <w:t>根据数据插入时间选择数据</w:t>
      </w:r>
    </w:p>
    <w:p w:rsidR="00BC298F" w:rsidRPr="00B82743" w:rsidRDefault="00C6307E" w:rsidP="00BC298F">
      <w:pPr>
        <w:pStyle w:val="10"/>
        <w:ind w:firstLineChars="0" w:firstLine="0"/>
      </w:pPr>
      <w:r w:rsidRPr="00B82743">
        <w:t>db.vdc_info.findOne({"insert_time":{"$lt":1363746619}}, {"insert_time":1});</w:t>
      </w:r>
    </w:p>
    <w:p w:rsidR="00283141" w:rsidRPr="00B82743" w:rsidRDefault="00283141" w:rsidP="00BC298F">
      <w:pPr>
        <w:pStyle w:val="10"/>
        <w:ind w:firstLineChars="0" w:firstLine="0"/>
      </w:pPr>
      <w:r w:rsidRPr="00B82743">
        <w:rPr>
          <w:rFonts w:hint="eastAsia"/>
        </w:rPr>
        <w:t>通常建议，在</w:t>
      </w:r>
      <w:r w:rsidRPr="00B82743">
        <w:rPr>
          <w:rFonts w:hint="eastAsia"/>
        </w:rPr>
        <w:t>MongoDB</w:t>
      </w:r>
      <w:r w:rsidRPr="00B82743">
        <w:rPr>
          <w:rFonts w:hint="eastAsia"/>
        </w:rPr>
        <w:t>或者其他数据库中所插入到数据一定要有</w:t>
      </w:r>
      <w:r w:rsidRPr="00B82743">
        <w:rPr>
          <w:rFonts w:hint="eastAsia"/>
        </w:rPr>
        <w:t>insert_time</w:t>
      </w:r>
      <w:r w:rsidRPr="00B82743">
        <w:rPr>
          <w:rFonts w:hint="eastAsia"/>
        </w:rPr>
        <w:t>这个字段，非常重要。</w:t>
      </w:r>
    </w:p>
    <w:p w:rsidR="00B029F3" w:rsidRPr="00B82743" w:rsidRDefault="00351F15" w:rsidP="00EE55E1">
      <w:pPr>
        <w:pStyle w:val="4"/>
      </w:pPr>
      <w:r w:rsidRPr="00B82743">
        <w:t>4</w:t>
      </w:r>
      <w:r w:rsidR="00F73B27" w:rsidRPr="00B82743">
        <w:rPr>
          <w:rFonts w:hint="eastAsia"/>
        </w:rPr>
        <w:t>.2</w:t>
      </w:r>
      <w:r w:rsidR="00F73B27" w:rsidRPr="00B82743">
        <w:rPr>
          <w:rFonts w:hint="eastAsia"/>
        </w:rPr>
        <w:t>最大值最小值</w:t>
      </w:r>
    </w:p>
    <w:p w:rsidR="00F73B27" w:rsidRPr="00B82743" w:rsidRDefault="00A62AF4" w:rsidP="00BC298F">
      <w:pPr>
        <w:pStyle w:val="10"/>
        <w:ind w:firstLineChars="0" w:firstLine="0"/>
      </w:pPr>
      <w:r w:rsidRPr="00B82743">
        <w:rPr>
          <w:rFonts w:hint="eastAsia"/>
        </w:rPr>
        <w:t>最小值：</w:t>
      </w:r>
      <w:r w:rsidRPr="00B82743">
        <w:t>db.vdc_info.find().sort({"insert_time":1}).limit(1);</w:t>
      </w:r>
    </w:p>
    <w:p w:rsidR="00B029F3" w:rsidRPr="00B82743" w:rsidRDefault="00A62AF4" w:rsidP="00BC298F">
      <w:pPr>
        <w:pStyle w:val="10"/>
        <w:ind w:firstLineChars="0" w:firstLine="0"/>
      </w:pPr>
      <w:r w:rsidRPr="00B82743">
        <w:rPr>
          <w:rFonts w:hint="eastAsia"/>
        </w:rPr>
        <w:t>最大值：</w:t>
      </w:r>
      <w:r w:rsidRPr="00B82743">
        <w:t>db.vdc_info.find().sort({"insert_time":</w:t>
      </w:r>
      <w:r w:rsidRPr="00B82743">
        <w:rPr>
          <w:rFonts w:hint="eastAsia"/>
        </w:rPr>
        <w:t>-</w:t>
      </w:r>
      <w:r w:rsidRPr="00B82743">
        <w:t>1}).limit(1);</w:t>
      </w:r>
    </w:p>
    <w:p w:rsidR="00BC298F" w:rsidRPr="00B82743" w:rsidRDefault="00351F15" w:rsidP="00EE55E1">
      <w:pPr>
        <w:pStyle w:val="4"/>
      </w:pPr>
      <w:r w:rsidRPr="00B82743">
        <w:t>4</w:t>
      </w:r>
      <w:r w:rsidR="00F251D0" w:rsidRPr="00B82743">
        <w:rPr>
          <w:rFonts w:hint="eastAsia"/>
        </w:rPr>
        <w:t>.3</w:t>
      </w:r>
      <w:r w:rsidR="00F251D0" w:rsidRPr="00B82743">
        <w:rPr>
          <w:rFonts w:hint="eastAsia"/>
        </w:rPr>
        <w:t>统计没有某个字段的</w:t>
      </w:r>
      <w:r w:rsidR="00F251D0" w:rsidRPr="00B82743">
        <w:rPr>
          <w:rFonts w:hint="eastAsia"/>
        </w:rPr>
        <w:t>item</w:t>
      </w:r>
      <w:r w:rsidR="00F251D0" w:rsidRPr="00B82743">
        <w:rPr>
          <w:rFonts w:hint="eastAsia"/>
        </w:rPr>
        <w:t>数量</w:t>
      </w:r>
    </w:p>
    <w:p w:rsidR="00BC298F" w:rsidRPr="00B82743" w:rsidRDefault="00543285" w:rsidP="00BC298F">
      <w:pPr>
        <w:pStyle w:val="10"/>
        <w:ind w:firstLineChars="0" w:firstLine="0"/>
      </w:pPr>
      <w:r w:rsidRPr="00B82743">
        <w:rPr>
          <w:rFonts w:hint="eastAsia"/>
        </w:rPr>
        <w:t>db.vdc_info.find({insert_time:{$exists:true}}).count();</w:t>
      </w:r>
    </w:p>
    <w:p w:rsidR="00843D68" w:rsidRPr="00B82743" w:rsidRDefault="00543285" w:rsidP="00BC298F">
      <w:pPr>
        <w:pStyle w:val="10"/>
        <w:ind w:firstLineChars="0" w:firstLine="0"/>
      </w:pPr>
      <w:r w:rsidRPr="00B82743">
        <w:rPr>
          <w:rFonts w:hint="eastAsia"/>
        </w:rPr>
        <w:t>db.vdc_info.find({insert_time:{$exists:</w:t>
      </w:r>
      <w:r w:rsidR="00D03194" w:rsidRPr="00B82743">
        <w:rPr>
          <w:rFonts w:hint="eastAsia"/>
        </w:rPr>
        <w:t>false</w:t>
      </w:r>
      <w:r w:rsidRPr="00B82743">
        <w:rPr>
          <w:rFonts w:hint="eastAsia"/>
        </w:rPr>
        <w:t>}}).count();</w:t>
      </w:r>
    </w:p>
    <w:p w:rsidR="00543285" w:rsidRPr="00B82743" w:rsidRDefault="00351F15" w:rsidP="00EE55E1">
      <w:pPr>
        <w:pStyle w:val="4"/>
      </w:pPr>
      <w:r w:rsidRPr="00B82743">
        <w:t>4</w:t>
      </w:r>
      <w:r w:rsidR="004B4790" w:rsidRPr="00B82743">
        <w:rPr>
          <w:rFonts w:hint="eastAsia"/>
        </w:rPr>
        <w:t>.4</w:t>
      </w:r>
      <w:r w:rsidR="004B4790" w:rsidRPr="00B82743">
        <w:rPr>
          <w:rFonts w:hint="eastAsia"/>
        </w:rPr>
        <w:t>删除某条记录</w:t>
      </w:r>
    </w:p>
    <w:p w:rsidR="00B96DEE" w:rsidRDefault="00B96DEE" w:rsidP="00BC298F">
      <w:pPr>
        <w:pStyle w:val="10"/>
        <w:ind w:firstLineChars="0" w:firstLine="0"/>
        <w:rPr>
          <w:ins w:id="23" w:author="Liu,Lei(GIS)" w:date="2017-03-03T10:08:00Z"/>
          <w:rFonts w:hint="eastAsia"/>
        </w:rPr>
      </w:pPr>
      <w:ins w:id="24" w:author="Liu,Lei(GIS)" w:date="2017-03-03T10:08:00Z">
        <w:r>
          <w:rPr>
            <w:rFonts w:hint="eastAsia"/>
          </w:rPr>
          <w:t>删除</w:t>
        </w:r>
      </w:ins>
      <w:ins w:id="25" w:author="Liu,Lei(GIS)" w:date="2017-03-03T10:10:00Z">
        <w:r w:rsidR="005632EA">
          <w:rPr>
            <w:rFonts w:hint="eastAsia"/>
          </w:rPr>
          <w:t>一条</w:t>
        </w:r>
      </w:ins>
      <w:ins w:id="26" w:author="Liu,Lei(GIS)" w:date="2017-03-03T10:09:00Z">
        <w:r>
          <w:t>记录</w:t>
        </w:r>
      </w:ins>
      <w:ins w:id="27" w:author="Liu,Lei(GIS)" w:date="2017-03-03T10:10:00Z">
        <w:r w:rsidR="005632EA">
          <w:rPr>
            <w:rFonts w:hint="eastAsia"/>
          </w:rPr>
          <w:t>或者</w:t>
        </w:r>
        <w:r w:rsidR="005632EA">
          <w:t>多条</w:t>
        </w:r>
      </w:ins>
    </w:p>
    <w:p w:rsidR="004B4790" w:rsidRDefault="00D5680A" w:rsidP="00D5680A">
      <w:pPr>
        <w:pStyle w:val="10"/>
        <w:ind w:firstLineChars="0" w:firstLine="0"/>
        <w:rPr>
          <w:ins w:id="28" w:author="Liu,Lei(GIS)" w:date="2017-03-03T10:09:00Z"/>
        </w:rPr>
      </w:pPr>
      <w:ins w:id="29" w:author="Liu,Lei(GIS)" w:date="2017-03-03T10:10:00Z">
        <w:r>
          <w:rPr>
            <w:rFonts w:hint="eastAsia"/>
          </w:rPr>
          <w:t>删除</w:t>
        </w:r>
        <w:r>
          <w:t>所有：</w:t>
        </w:r>
      </w:ins>
      <w:r w:rsidR="004B4790" w:rsidRPr="00B82743">
        <w:rPr>
          <w:rFonts w:hint="eastAsia"/>
        </w:rPr>
        <w:t>db.Test.remove({</w:t>
      </w:r>
      <w:r w:rsidR="004B4790" w:rsidRPr="00B82743">
        <w:t>_id:”</w:t>
      </w:r>
      <w:r w:rsidR="004B4790" w:rsidRPr="00B82743">
        <w:rPr>
          <w:rFonts w:hint="eastAsia"/>
        </w:rPr>
        <w:t>5464asdf54sda6f54sd5f65sda4f6saf</w:t>
      </w:r>
      <w:r w:rsidR="004B4790" w:rsidRPr="00B82743">
        <w:t>”</w:t>
      </w:r>
      <w:r w:rsidR="004B4790" w:rsidRPr="00B82743">
        <w:rPr>
          <w:rFonts w:hint="eastAsia"/>
        </w:rPr>
        <w:t>});</w:t>
      </w:r>
    </w:p>
    <w:p w:rsidR="00B96DEE" w:rsidRPr="00B82743" w:rsidDel="00D5680A" w:rsidRDefault="00D5680A" w:rsidP="001828C5">
      <w:pPr>
        <w:pStyle w:val="10"/>
        <w:ind w:firstLineChars="0" w:firstLine="0"/>
        <w:rPr>
          <w:del w:id="30" w:author="Liu,Lei(GIS)" w:date="2017-03-03T10:10:00Z"/>
          <w:rFonts w:hint="eastAsia"/>
        </w:rPr>
      </w:pPr>
      <w:ins w:id="31" w:author="Liu,Lei(GIS)" w:date="2017-03-03T10:10:00Z">
        <w:r>
          <w:rPr>
            <w:rFonts w:hint="eastAsia"/>
          </w:rPr>
          <w:t>删除</w:t>
        </w:r>
        <w:r>
          <w:t>一条：</w:t>
        </w:r>
        <w:r w:rsidRPr="00B82743">
          <w:rPr>
            <w:rFonts w:hint="eastAsia"/>
          </w:rPr>
          <w:t>db.Test.remove({</w:t>
        </w:r>
        <w:r w:rsidRPr="00B82743">
          <w:t>_id:”</w:t>
        </w:r>
        <w:r w:rsidRPr="00B82743">
          <w:rPr>
            <w:rFonts w:hint="eastAsia"/>
          </w:rPr>
          <w:t>5464asdf54sda6f54sd5f65sda4f6saf</w:t>
        </w:r>
        <w:r w:rsidRPr="00B82743">
          <w:t>”</w:t>
        </w:r>
        <w:r w:rsidRPr="00B82743">
          <w:rPr>
            <w:rFonts w:hint="eastAsia"/>
          </w:rPr>
          <w:t>}</w:t>
        </w:r>
        <w:r w:rsidR="005D07A3">
          <w:rPr>
            <w:rFonts w:hint="eastAsia"/>
          </w:rPr>
          <w:t>, true</w:t>
        </w:r>
        <w:bookmarkStart w:id="32" w:name="_GoBack"/>
        <w:bookmarkEnd w:id="32"/>
        <w:r w:rsidRPr="00B82743">
          <w:rPr>
            <w:rFonts w:hint="eastAsia"/>
          </w:rPr>
          <w:t>);</w:t>
        </w:r>
      </w:ins>
    </w:p>
    <w:p w:rsidR="00843D68" w:rsidRPr="00B82743" w:rsidDel="00D5680A" w:rsidRDefault="00843D68" w:rsidP="00BC298F">
      <w:pPr>
        <w:pStyle w:val="10"/>
        <w:ind w:firstLineChars="0" w:firstLine="0"/>
        <w:rPr>
          <w:del w:id="33" w:author="Liu,Lei(GIS)" w:date="2017-03-03T10:10:00Z"/>
        </w:rPr>
      </w:pPr>
    </w:p>
    <w:p w:rsidR="00EB642A" w:rsidRPr="00B82743" w:rsidRDefault="00EB642A" w:rsidP="00351F15">
      <w:pPr>
        <w:pStyle w:val="10"/>
        <w:ind w:firstLineChars="0" w:firstLine="0"/>
      </w:pPr>
    </w:p>
    <w:p w:rsidR="00EB642A" w:rsidRPr="00B82743" w:rsidRDefault="00422C3A" w:rsidP="00D80878">
      <w:pPr>
        <w:pStyle w:val="1"/>
        <w:numPr>
          <w:ilvl w:val="0"/>
          <w:numId w:val="7"/>
        </w:numPr>
      </w:pPr>
      <w:bookmarkStart w:id="34" w:name="_Toc465784650"/>
      <w:r w:rsidRPr="00B82743">
        <w:rPr>
          <w:rFonts w:hint="eastAsia"/>
        </w:rPr>
        <w:t>参考资料</w:t>
      </w:r>
      <w:bookmarkEnd w:id="34"/>
    </w:p>
    <w:p w:rsidR="00EB642A" w:rsidRPr="00B82743" w:rsidRDefault="00422C3A" w:rsidP="00A4422D">
      <w:pPr>
        <w:pStyle w:val="aa"/>
        <w:numPr>
          <w:ilvl w:val="0"/>
          <w:numId w:val="8"/>
        </w:numPr>
        <w:ind w:firstLineChars="0"/>
      </w:pPr>
      <w:r w:rsidRPr="00B82743">
        <w:t>http://www.yiibai.com/mongodb/mongodb_quick_guide.html</w:t>
      </w:r>
    </w:p>
    <w:p w:rsidR="00EB642A" w:rsidRPr="00B82743" w:rsidRDefault="00422C3A" w:rsidP="00A4422D">
      <w:pPr>
        <w:pStyle w:val="aa"/>
        <w:numPr>
          <w:ilvl w:val="0"/>
          <w:numId w:val="8"/>
        </w:numPr>
        <w:ind w:firstLineChars="0"/>
      </w:pPr>
      <w:r w:rsidRPr="00B82743">
        <w:t>http://blog.csdn.net/mcpang/article/details/7714744</w:t>
      </w:r>
    </w:p>
    <w:p w:rsidR="00EB642A" w:rsidRPr="00B82743" w:rsidRDefault="00422C3A" w:rsidP="00A4422D">
      <w:pPr>
        <w:pStyle w:val="aa"/>
        <w:numPr>
          <w:ilvl w:val="0"/>
          <w:numId w:val="8"/>
        </w:numPr>
        <w:ind w:firstLineChars="0"/>
      </w:pPr>
      <w:r w:rsidRPr="00B82743">
        <w:t>http://www.educity.cn/wenda/389658.html</w:t>
      </w:r>
    </w:p>
    <w:p w:rsidR="00112F45" w:rsidRPr="00B82743" w:rsidRDefault="00057FD6" w:rsidP="00A4422D">
      <w:pPr>
        <w:pStyle w:val="aa"/>
        <w:numPr>
          <w:ilvl w:val="0"/>
          <w:numId w:val="8"/>
        </w:numPr>
        <w:ind w:firstLineChars="0"/>
      </w:pPr>
      <w:r w:rsidRPr="00B82743">
        <w:t>http://blog.csdn.net/liuxuejin/article/details/7410717</w:t>
      </w:r>
    </w:p>
    <w:p w:rsidR="00EB642A" w:rsidRPr="00B82743" w:rsidRDefault="0040134D" w:rsidP="00A4422D">
      <w:pPr>
        <w:pStyle w:val="aa"/>
        <w:numPr>
          <w:ilvl w:val="0"/>
          <w:numId w:val="8"/>
        </w:numPr>
        <w:ind w:firstLineChars="0"/>
      </w:pPr>
      <w:r w:rsidRPr="00B82743">
        <w:t>http://blog.csdn.net/yuan882696yan/article/details/24048673</w:t>
      </w:r>
    </w:p>
    <w:p w:rsidR="00EB642A" w:rsidRPr="00B82743" w:rsidRDefault="006B11D3" w:rsidP="00A4422D">
      <w:pPr>
        <w:pStyle w:val="aa"/>
        <w:numPr>
          <w:ilvl w:val="0"/>
          <w:numId w:val="8"/>
        </w:numPr>
        <w:ind w:firstLineChars="0"/>
      </w:pPr>
      <w:r w:rsidRPr="00B82743">
        <w:t>http://www.cnblogs.com/liyonghui/p/mongodb.html</w:t>
      </w:r>
    </w:p>
    <w:p w:rsidR="00EB642A" w:rsidRPr="00B82743" w:rsidRDefault="00EF4410" w:rsidP="00A4422D">
      <w:pPr>
        <w:pStyle w:val="aa"/>
        <w:numPr>
          <w:ilvl w:val="0"/>
          <w:numId w:val="8"/>
        </w:numPr>
        <w:ind w:firstLineChars="0"/>
      </w:pPr>
      <w:r w:rsidRPr="00B82743">
        <w:t>http://my.oschina.net/pwd/blog/399374</w:t>
      </w:r>
    </w:p>
    <w:p w:rsidR="00EB642A" w:rsidRPr="00B82743" w:rsidRDefault="00C74889" w:rsidP="00A4422D">
      <w:pPr>
        <w:pStyle w:val="aa"/>
        <w:numPr>
          <w:ilvl w:val="0"/>
          <w:numId w:val="8"/>
        </w:numPr>
        <w:ind w:firstLineChars="0"/>
      </w:pPr>
      <w:r w:rsidRPr="00B82743">
        <w:t>https://docs.mongodb.com/manual/core/wiredtiger/#storage-wiredtiger-compression</w:t>
      </w:r>
    </w:p>
    <w:p w:rsidR="00EB642A" w:rsidRPr="00B82743" w:rsidRDefault="005E6B85" w:rsidP="00A4422D">
      <w:pPr>
        <w:pStyle w:val="aa"/>
        <w:numPr>
          <w:ilvl w:val="0"/>
          <w:numId w:val="8"/>
        </w:numPr>
        <w:ind w:firstLineChars="0"/>
      </w:pPr>
      <w:r w:rsidRPr="00B82743">
        <w:t>http://blog.csdn.net/sasoritattoo/article/details/16363199</w:t>
      </w:r>
    </w:p>
    <w:p w:rsidR="00EB642A" w:rsidRPr="00B82743" w:rsidRDefault="00A3529B" w:rsidP="00A4422D">
      <w:pPr>
        <w:pStyle w:val="aa"/>
        <w:numPr>
          <w:ilvl w:val="0"/>
          <w:numId w:val="8"/>
        </w:numPr>
        <w:ind w:firstLineChars="0"/>
      </w:pPr>
      <w:r w:rsidRPr="00B82743">
        <w:t>http://www.cnblogs.com/buro79xxd/archive/2011/03/23/1993220.html</w:t>
      </w:r>
    </w:p>
    <w:p w:rsidR="00D25350" w:rsidRPr="00B82743" w:rsidRDefault="00D25350" w:rsidP="00A4422D">
      <w:pPr>
        <w:pStyle w:val="aa"/>
        <w:numPr>
          <w:ilvl w:val="0"/>
          <w:numId w:val="8"/>
        </w:numPr>
        <w:ind w:firstLineChars="0"/>
      </w:pPr>
      <w:r w:rsidRPr="00B82743">
        <w:t>https://docs.mongodb.com/v2.2/reference/method/db.shutdownServer/</w:t>
      </w:r>
    </w:p>
    <w:p w:rsidR="00D25350" w:rsidRPr="00B82743" w:rsidRDefault="00D25350" w:rsidP="00A4422D">
      <w:pPr>
        <w:pStyle w:val="aa"/>
        <w:numPr>
          <w:ilvl w:val="0"/>
          <w:numId w:val="8"/>
        </w:numPr>
        <w:ind w:firstLineChars="0"/>
      </w:pPr>
      <w:r w:rsidRPr="00B82743">
        <w:t>https://docs.mongodb.com/v2.2/reference/command/shutdown/#dbcmd.shutdown</w:t>
      </w:r>
    </w:p>
    <w:p w:rsidR="00EB642A" w:rsidRPr="00B82743" w:rsidRDefault="00D25350" w:rsidP="00121B73">
      <w:pPr>
        <w:pStyle w:val="aa"/>
        <w:numPr>
          <w:ilvl w:val="0"/>
          <w:numId w:val="8"/>
        </w:numPr>
        <w:ind w:firstLineChars="0"/>
      </w:pPr>
      <w:r w:rsidRPr="00B82743">
        <w:t>http://francs3.blog.163.com/blog/static/405767272012101483936886/</w:t>
      </w:r>
    </w:p>
    <w:sectPr w:rsidR="00EB642A" w:rsidRPr="00B82743" w:rsidSect="00EB6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9A5" w:rsidRDefault="00A969A5" w:rsidP="004F1D21">
      <w:r>
        <w:separator/>
      </w:r>
    </w:p>
  </w:endnote>
  <w:endnote w:type="continuationSeparator" w:id="0">
    <w:p w:rsidR="00A969A5" w:rsidRDefault="00A969A5" w:rsidP="004F1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9A5" w:rsidRDefault="00A969A5" w:rsidP="004F1D21">
      <w:r>
        <w:separator/>
      </w:r>
    </w:p>
  </w:footnote>
  <w:footnote w:type="continuationSeparator" w:id="0">
    <w:p w:rsidR="00A969A5" w:rsidRDefault="00A969A5" w:rsidP="004F1D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95E73"/>
    <w:multiLevelType w:val="hybridMultilevel"/>
    <w:tmpl w:val="444CA7AA"/>
    <w:lvl w:ilvl="0" w:tplc="E7CAF56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D14A23"/>
    <w:multiLevelType w:val="multilevel"/>
    <w:tmpl w:val="E48AFD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9F320E"/>
    <w:multiLevelType w:val="multilevel"/>
    <w:tmpl w:val="E48AFD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A53D1B"/>
    <w:multiLevelType w:val="multilevel"/>
    <w:tmpl w:val="4BA53D1B"/>
    <w:lvl w:ilvl="0">
      <w:start w:val="1"/>
      <w:numFmt w:val="lowerLetter"/>
      <w:lvlText w:val="%1．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21E006F"/>
    <w:multiLevelType w:val="multilevel"/>
    <w:tmpl w:val="521E006F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2B5B34"/>
    <w:multiLevelType w:val="hybridMultilevel"/>
    <w:tmpl w:val="8F6CB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D87326B"/>
    <w:multiLevelType w:val="multilevel"/>
    <w:tmpl w:val="6D87326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EB54D0A"/>
    <w:multiLevelType w:val="hybridMultilevel"/>
    <w:tmpl w:val="84AACD76"/>
    <w:lvl w:ilvl="0" w:tplc="EDCA01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iu,Lei(GIS)">
    <w15:presenceInfo w15:providerId="AD" w15:userId="S-1-5-21-3689171631-189274284-2341753515-3055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5401E"/>
    <w:rsid w:val="000017CF"/>
    <w:rsid w:val="0000391F"/>
    <w:rsid w:val="00006862"/>
    <w:rsid w:val="00006D74"/>
    <w:rsid w:val="0000763E"/>
    <w:rsid w:val="00017429"/>
    <w:rsid w:val="0002053F"/>
    <w:rsid w:val="000224B3"/>
    <w:rsid w:val="00027EE4"/>
    <w:rsid w:val="00030242"/>
    <w:rsid w:val="00031935"/>
    <w:rsid w:val="00034F4C"/>
    <w:rsid w:val="000417AD"/>
    <w:rsid w:val="000435BC"/>
    <w:rsid w:val="00051884"/>
    <w:rsid w:val="0005300E"/>
    <w:rsid w:val="000570EA"/>
    <w:rsid w:val="00057FD6"/>
    <w:rsid w:val="00062410"/>
    <w:rsid w:val="00070AFB"/>
    <w:rsid w:val="00074E52"/>
    <w:rsid w:val="0007644B"/>
    <w:rsid w:val="00082744"/>
    <w:rsid w:val="0009325C"/>
    <w:rsid w:val="000965B9"/>
    <w:rsid w:val="000973BB"/>
    <w:rsid w:val="000A197F"/>
    <w:rsid w:val="000A4157"/>
    <w:rsid w:val="000A656D"/>
    <w:rsid w:val="000C0654"/>
    <w:rsid w:val="000C55B3"/>
    <w:rsid w:val="000C575B"/>
    <w:rsid w:val="000C6C95"/>
    <w:rsid w:val="000D143C"/>
    <w:rsid w:val="000D214E"/>
    <w:rsid w:val="000E07F3"/>
    <w:rsid w:val="000E2A82"/>
    <w:rsid w:val="000E4610"/>
    <w:rsid w:val="000E5264"/>
    <w:rsid w:val="000E6C1A"/>
    <w:rsid w:val="000F2947"/>
    <w:rsid w:val="000F31AB"/>
    <w:rsid w:val="000F7D47"/>
    <w:rsid w:val="00112F45"/>
    <w:rsid w:val="0011403D"/>
    <w:rsid w:val="00122E42"/>
    <w:rsid w:val="0012513C"/>
    <w:rsid w:val="00131EA0"/>
    <w:rsid w:val="001321A1"/>
    <w:rsid w:val="00136EF2"/>
    <w:rsid w:val="001410C0"/>
    <w:rsid w:val="00147BF3"/>
    <w:rsid w:val="00153E0C"/>
    <w:rsid w:val="00156336"/>
    <w:rsid w:val="00166BFA"/>
    <w:rsid w:val="00167C68"/>
    <w:rsid w:val="001828C5"/>
    <w:rsid w:val="00182F1D"/>
    <w:rsid w:val="00186940"/>
    <w:rsid w:val="00195B15"/>
    <w:rsid w:val="001B4519"/>
    <w:rsid w:val="001D18B4"/>
    <w:rsid w:val="001D3F17"/>
    <w:rsid w:val="001D56AC"/>
    <w:rsid w:val="001E2073"/>
    <w:rsid w:val="001F5BA3"/>
    <w:rsid w:val="00203374"/>
    <w:rsid w:val="002073DD"/>
    <w:rsid w:val="0021521F"/>
    <w:rsid w:val="0022183E"/>
    <w:rsid w:val="00221FA5"/>
    <w:rsid w:val="0022301B"/>
    <w:rsid w:val="0022482A"/>
    <w:rsid w:val="00224988"/>
    <w:rsid w:val="00226D61"/>
    <w:rsid w:val="002330C1"/>
    <w:rsid w:val="002341BE"/>
    <w:rsid w:val="00236986"/>
    <w:rsid w:val="00240C20"/>
    <w:rsid w:val="00240E5D"/>
    <w:rsid w:val="002431CA"/>
    <w:rsid w:val="002449A2"/>
    <w:rsid w:val="00251561"/>
    <w:rsid w:val="0025515C"/>
    <w:rsid w:val="00260729"/>
    <w:rsid w:val="002621B9"/>
    <w:rsid w:val="00270D97"/>
    <w:rsid w:val="00271E49"/>
    <w:rsid w:val="0027350F"/>
    <w:rsid w:val="002817A4"/>
    <w:rsid w:val="00282C12"/>
    <w:rsid w:val="00283141"/>
    <w:rsid w:val="00297BEE"/>
    <w:rsid w:val="002A2C91"/>
    <w:rsid w:val="002A6C37"/>
    <w:rsid w:val="002B694F"/>
    <w:rsid w:val="002C56CE"/>
    <w:rsid w:val="002C7391"/>
    <w:rsid w:val="002D0680"/>
    <w:rsid w:val="002D1201"/>
    <w:rsid w:val="002D1282"/>
    <w:rsid w:val="002D5239"/>
    <w:rsid w:val="002E05A4"/>
    <w:rsid w:val="002E1121"/>
    <w:rsid w:val="002E241A"/>
    <w:rsid w:val="002E51FE"/>
    <w:rsid w:val="00300CBA"/>
    <w:rsid w:val="0030103C"/>
    <w:rsid w:val="00303F8D"/>
    <w:rsid w:val="0030487C"/>
    <w:rsid w:val="00304B00"/>
    <w:rsid w:val="00304FF5"/>
    <w:rsid w:val="00311A43"/>
    <w:rsid w:val="003145AA"/>
    <w:rsid w:val="00314CF8"/>
    <w:rsid w:val="00321C22"/>
    <w:rsid w:val="003244CE"/>
    <w:rsid w:val="003252A4"/>
    <w:rsid w:val="003423D6"/>
    <w:rsid w:val="00347A2E"/>
    <w:rsid w:val="003500AE"/>
    <w:rsid w:val="00351F15"/>
    <w:rsid w:val="003521E4"/>
    <w:rsid w:val="00357630"/>
    <w:rsid w:val="003612D0"/>
    <w:rsid w:val="00370C58"/>
    <w:rsid w:val="003839BD"/>
    <w:rsid w:val="0038705B"/>
    <w:rsid w:val="00390973"/>
    <w:rsid w:val="00393918"/>
    <w:rsid w:val="00393F50"/>
    <w:rsid w:val="00394596"/>
    <w:rsid w:val="00396680"/>
    <w:rsid w:val="003A21B9"/>
    <w:rsid w:val="003C6824"/>
    <w:rsid w:val="003D019C"/>
    <w:rsid w:val="003D1C45"/>
    <w:rsid w:val="003D2257"/>
    <w:rsid w:val="003D73EA"/>
    <w:rsid w:val="003E01BA"/>
    <w:rsid w:val="003E0BB2"/>
    <w:rsid w:val="003E6ADE"/>
    <w:rsid w:val="003F175C"/>
    <w:rsid w:val="003F357C"/>
    <w:rsid w:val="003F4C22"/>
    <w:rsid w:val="003F59D5"/>
    <w:rsid w:val="0040134D"/>
    <w:rsid w:val="004101CE"/>
    <w:rsid w:val="00420891"/>
    <w:rsid w:val="00422996"/>
    <w:rsid w:val="00422C3A"/>
    <w:rsid w:val="0042639B"/>
    <w:rsid w:val="0043420C"/>
    <w:rsid w:val="004435C4"/>
    <w:rsid w:val="0044388D"/>
    <w:rsid w:val="00443C23"/>
    <w:rsid w:val="0044512D"/>
    <w:rsid w:val="00446A33"/>
    <w:rsid w:val="0046105F"/>
    <w:rsid w:val="00463633"/>
    <w:rsid w:val="0046610D"/>
    <w:rsid w:val="00466E04"/>
    <w:rsid w:val="004715DF"/>
    <w:rsid w:val="00480169"/>
    <w:rsid w:val="00486A3F"/>
    <w:rsid w:val="004A0C8F"/>
    <w:rsid w:val="004A3C00"/>
    <w:rsid w:val="004A46B4"/>
    <w:rsid w:val="004A4E59"/>
    <w:rsid w:val="004B4575"/>
    <w:rsid w:val="004B4790"/>
    <w:rsid w:val="004B6355"/>
    <w:rsid w:val="004B7B0B"/>
    <w:rsid w:val="004C18BE"/>
    <w:rsid w:val="004C4162"/>
    <w:rsid w:val="004D5CE6"/>
    <w:rsid w:val="004D62FB"/>
    <w:rsid w:val="004E5FF6"/>
    <w:rsid w:val="004F1D21"/>
    <w:rsid w:val="004F6809"/>
    <w:rsid w:val="00501DB0"/>
    <w:rsid w:val="00531E0C"/>
    <w:rsid w:val="00534564"/>
    <w:rsid w:val="00543285"/>
    <w:rsid w:val="00543EF6"/>
    <w:rsid w:val="005446C5"/>
    <w:rsid w:val="00551E43"/>
    <w:rsid w:val="00553FB1"/>
    <w:rsid w:val="005632EA"/>
    <w:rsid w:val="00563669"/>
    <w:rsid w:val="00565299"/>
    <w:rsid w:val="005653A2"/>
    <w:rsid w:val="005671D2"/>
    <w:rsid w:val="00571136"/>
    <w:rsid w:val="00571283"/>
    <w:rsid w:val="00573679"/>
    <w:rsid w:val="00574BDD"/>
    <w:rsid w:val="00587136"/>
    <w:rsid w:val="005945F6"/>
    <w:rsid w:val="00594DD8"/>
    <w:rsid w:val="00595B0B"/>
    <w:rsid w:val="005B61CD"/>
    <w:rsid w:val="005B6AB7"/>
    <w:rsid w:val="005C0931"/>
    <w:rsid w:val="005C1AEE"/>
    <w:rsid w:val="005C4F3B"/>
    <w:rsid w:val="005C6240"/>
    <w:rsid w:val="005C7C2E"/>
    <w:rsid w:val="005D07A3"/>
    <w:rsid w:val="005D24EB"/>
    <w:rsid w:val="005D37EF"/>
    <w:rsid w:val="005D70BB"/>
    <w:rsid w:val="005E1F00"/>
    <w:rsid w:val="005E6B85"/>
    <w:rsid w:val="005F128E"/>
    <w:rsid w:val="005F2BB7"/>
    <w:rsid w:val="005F33B3"/>
    <w:rsid w:val="005F3E33"/>
    <w:rsid w:val="005F7BED"/>
    <w:rsid w:val="0060361E"/>
    <w:rsid w:val="00605751"/>
    <w:rsid w:val="0061324C"/>
    <w:rsid w:val="00617CDD"/>
    <w:rsid w:val="00623CA8"/>
    <w:rsid w:val="00625CE8"/>
    <w:rsid w:val="006516AA"/>
    <w:rsid w:val="00655F95"/>
    <w:rsid w:val="006600BE"/>
    <w:rsid w:val="00660E1D"/>
    <w:rsid w:val="006639BC"/>
    <w:rsid w:val="00671E91"/>
    <w:rsid w:val="00682DA5"/>
    <w:rsid w:val="0068361B"/>
    <w:rsid w:val="006848C8"/>
    <w:rsid w:val="006870C7"/>
    <w:rsid w:val="00687462"/>
    <w:rsid w:val="006A0905"/>
    <w:rsid w:val="006B0B12"/>
    <w:rsid w:val="006B11D3"/>
    <w:rsid w:val="006B2E26"/>
    <w:rsid w:val="006B4768"/>
    <w:rsid w:val="006B4D42"/>
    <w:rsid w:val="006B6B28"/>
    <w:rsid w:val="006C40E2"/>
    <w:rsid w:val="006D047A"/>
    <w:rsid w:val="006D365E"/>
    <w:rsid w:val="006D4162"/>
    <w:rsid w:val="006E37A9"/>
    <w:rsid w:val="006E641C"/>
    <w:rsid w:val="006F5C32"/>
    <w:rsid w:val="006F5D07"/>
    <w:rsid w:val="006F71B8"/>
    <w:rsid w:val="00711DFB"/>
    <w:rsid w:val="007179B7"/>
    <w:rsid w:val="00717CE3"/>
    <w:rsid w:val="0072190F"/>
    <w:rsid w:val="00733915"/>
    <w:rsid w:val="00735C82"/>
    <w:rsid w:val="00741A0C"/>
    <w:rsid w:val="0074755E"/>
    <w:rsid w:val="0075086B"/>
    <w:rsid w:val="00753F31"/>
    <w:rsid w:val="007557B1"/>
    <w:rsid w:val="007614D2"/>
    <w:rsid w:val="007816FE"/>
    <w:rsid w:val="00784FCA"/>
    <w:rsid w:val="00792470"/>
    <w:rsid w:val="00792866"/>
    <w:rsid w:val="007A2CEB"/>
    <w:rsid w:val="007B1035"/>
    <w:rsid w:val="007B12FE"/>
    <w:rsid w:val="007B1E8B"/>
    <w:rsid w:val="007C27A0"/>
    <w:rsid w:val="007C4312"/>
    <w:rsid w:val="007D0D7F"/>
    <w:rsid w:val="007D4A48"/>
    <w:rsid w:val="007E3B02"/>
    <w:rsid w:val="007E7F2C"/>
    <w:rsid w:val="007E7F67"/>
    <w:rsid w:val="007F06E0"/>
    <w:rsid w:val="007F1DD2"/>
    <w:rsid w:val="007F4924"/>
    <w:rsid w:val="00801CEB"/>
    <w:rsid w:val="0080314C"/>
    <w:rsid w:val="008046DC"/>
    <w:rsid w:val="0080649A"/>
    <w:rsid w:val="00812367"/>
    <w:rsid w:val="008149E1"/>
    <w:rsid w:val="00815068"/>
    <w:rsid w:val="00820A12"/>
    <w:rsid w:val="008261B5"/>
    <w:rsid w:val="00827D95"/>
    <w:rsid w:val="008321A5"/>
    <w:rsid w:val="00840A95"/>
    <w:rsid w:val="00843D68"/>
    <w:rsid w:val="00844402"/>
    <w:rsid w:val="0084591B"/>
    <w:rsid w:val="0084594E"/>
    <w:rsid w:val="00845AB6"/>
    <w:rsid w:val="00855A4B"/>
    <w:rsid w:val="00856E22"/>
    <w:rsid w:val="008610B2"/>
    <w:rsid w:val="0086442F"/>
    <w:rsid w:val="0087078A"/>
    <w:rsid w:val="00877CBF"/>
    <w:rsid w:val="008873E5"/>
    <w:rsid w:val="00893AB2"/>
    <w:rsid w:val="00894AC1"/>
    <w:rsid w:val="00895DEF"/>
    <w:rsid w:val="0089615D"/>
    <w:rsid w:val="0089656A"/>
    <w:rsid w:val="008A1615"/>
    <w:rsid w:val="008A640A"/>
    <w:rsid w:val="008A6802"/>
    <w:rsid w:val="008B6585"/>
    <w:rsid w:val="008B79DB"/>
    <w:rsid w:val="008B7E6D"/>
    <w:rsid w:val="008C4CDB"/>
    <w:rsid w:val="008D174B"/>
    <w:rsid w:val="008D1C7C"/>
    <w:rsid w:val="008D48EA"/>
    <w:rsid w:val="008D5510"/>
    <w:rsid w:val="008D6441"/>
    <w:rsid w:val="008E3541"/>
    <w:rsid w:val="008F11CB"/>
    <w:rsid w:val="008F1353"/>
    <w:rsid w:val="008F5BFD"/>
    <w:rsid w:val="00904D6E"/>
    <w:rsid w:val="00905F05"/>
    <w:rsid w:val="0091015E"/>
    <w:rsid w:val="0091078B"/>
    <w:rsid w:val="00912EB2"/>
    <w:rsid w:val="00915E7C"/>
    <w:rsid w:val="00927B2B"/>
    <w:rsid w:val="00940F8B"/>
    <w:rsid w:val="00942232"/>
    <w:rsid w:val="0094401F"/>
    <w:rsid w:val="0094695F"/>
    <w:rsid w:val="00946D86"/>
    <w:rsid w:val="009527F3"/>
    <w:rsid w:val="009545AD"/>
    <w:rsid w:val="00957BE2"/>
    <w:rsid w:val="00960B28"/>
    <w:rsid w:val="00960FA0"/>
    <w:rsid w:val="0096161D"/>
    <w:rsid w:val="00961C92"/>
    <w:rsid w:val="00965B90"/>
    <w:rsid w:val="00967634"/>
    <w:rsid w:val="0097587E"/>
    <w:rsid w:val="00982E35"/>
    <w:rsid w:val="00984537"/>
    <w:rsid w:val="009845F9"/>
    <w:rsid w:val="009878CF"/>
    <w:rsid w:val="00995BBC"/>
    <w:rsid w:val="009A01B5"/>
    <w:rsid w:val="009A3D2D"/>
    <w:rsid w:val="009B1159"/>
    <w:rsid w:val="009C0ABC"/>
    <w:rsid w:val="009C2C5A"/>
    <w:rsid w:val="009C3B07"/>
    <w:rsid w:val="009C56B8"/>
    <w:rsid w:val="009D0BC6"/>
    <w:rsid w:val="009E6D37"/>
    <w:rsid w:val="009F0696"/>
    <w:rsid w:val="009F5B01"/>
    <w:rsid w:val="009F5F1F"/>
    <w:rsid w:val="009F766E"/>
    <w:rsid w:val="00A00A3D"/>
    <w:rsid w:val="00A10ECB"/>
    <w:rsid w:val="00A13AC4"/>
    <w:rsid w:val="00A172D8"/>
    <w:rsid w:val="00A228AD"/>
    <w:rsid w:val="00A23B5E"/>
    <w:rsid w:val="00A30E8F"/>
    <w:rsid w:val="00A3529B"/>
    <w:rsid w:val="00A377DD"/>
    <w:rsid w:val="00A4304A"/>
    <w:rsid w:val="00A4422D"/>
    <w:rsid w:val="00A44324"/>
    <w:rsid w:val="00A45F96"/>
    <w:rsid w:val="00A51FDD"/>
    <w:rsid w:val="00A530EC"/>
    <w:rsid w:val="00A62AF4"/>
    <w:rsid w:val="00A73599"/>
    <w:rsid w:val="00A74570"/>
    <w:rsid w:val="00A8090A"/>
    <w:rsid w:val="00A87EA5"/>
    <w:rsid w:val="00A92A2B"/>
    <w:rsid w:val="00A93178"/>
    <w:rsid w:val="00A93BD6"/>
    <w:rsid w:val="00A94F57"/>
    <w:rsid w:val="00A964F5"/>
    <w:rsid w:val="00A969A5"/>
    <w:rsid w:val="00AA59C3"/>
    <w:rsid w:val="00AA5F42"/>
    <w:rsid w:val="00AA622A"/>
    <w:rsid w:val="00AB4932"/>
    <w:rsid w:val="00AB6C35"/>
    <w:rsid w:val="00AB71F4"/>
    <w:rsid w:val="00AD1E18"/>
    <w:rsid w:val="00AD6D57"/>
    <w:rsid w:val="00AE10EA"/>
    <w:rsid w:val="00AE6F46"/>
    <w:rsid w:val="00AF4C68"/>
    <w:rsid w:val="00B017B2"/>
    <w:rsid w:val="00B029F3"/>
    <w:rsid w:val="00B04265"/>
    <w:rsid w:val="00B17119"/>
    <w:rsid w:val="00B27311"/>
    <w:rsid w:val="00B32735"/>
    <w:rsid w:val="00B33A20"/>
    <w:rsid w:val="00B43A03"/>
    <w:rsid w:val="00B63C7F"/>
    <w:rsid w:val="00B80464"/>
    <w:rsid w:val="00B82743"/>
    <w:rsid w:val="00B92D36"/>
    <w:rsid w:val="00B9573B"/>
    <w:rsid w:val="00B96DEE"/>
    <w:rsid w:val="00BA0B1D"/>
    <w:rsid w:val="00BA4375"/>
    <w:rsid w:val="00BA6885"/>
    <w:rsid w:val="00BB654E"/>
    <w:rsid w:val="00BB6948"/>
    <w:rsid w:val="00BC09E4"/>
    <w:rsid w:val="00BC298F"/>
    <w:rsid w:val="00BC7063"/>
    <w:rsid w:val="00BD38AE"/>
    <w:rsid w:val="00BD5419"/>
    <w:rsid w:val="00BD7D06"/>
    <w:rsid w:val="00BE1675"/>
    <w:rsid w:val="00BE1A9D"/>
    <w:rsid w:val="00BE386A"/>
    <w:rsid w:val="00BE386E"/>
    <w:rsid w:val="00BE41A1"/>
    <w:rsid w:val="00BF2974"/>
    <w:rsid w:val="00C0278C"/>
    <w:rsid w:val="00C02D04"/>
    <w:rsid w:val="00C13F56"/>
    <w:rsid w:val="00C21750"/>
    <w:rsid w:val="00C24785"/>
    <w:rsid w:val="00C3102B"/>
    <w:rsid w:val="00C34FB1"/>
    <w:rsid w:val="00C366E7"/>
    <w:rsid w:val="00C44053"/>
    <w:rsid w:val="00C4725A"/>
    <w:rsid w:val="00C50599"/>
    <w:rsid w:val="00C526FA"/>
    <w:rsid w:val="00C6307E"/>
    <w:rsid w:val="00C67849"/>
    <w:rsid w:val="00C7028D"/>
    <w:rsid w:val="00C71371"/>
    <w:rsid w:val="00C732CC"/>
    <w:rsid w:val="00C73A49"/>
    <w:rsid w:val="00C744C0"/>
    <w:rsid w:val="00C74889"/>
    <w:rsid w:val="00C769B2"/>
    <w:rsid w:val="00C804DA"/>
    <w:rsid w:val="00C8760D"/>
    <w:rsid w:val="00C91E80"/>
    <w:rsid w:val="00C9236A"/>
    <w:rsid w:val="00C956E3"/>
    <w:rsid w:val="00C96905"/>
    <w:rsid w:val="00C96BE6"/>
    <w:rsid w:val="00C96C64"/>
    <w:rsid w:val="00CA2C56"/>
    <w:rsid w:val="00CA2FE5"/>
    <w:rsid w:val="00CA573F"/>
    <w:rsid w:val="00CA71DA"/>
    <w:rsid w:val="00CB4228"/>
    <w:rsid w:val="00CC5F70"/>
    <w:rsid w:val="00CD076F"/>
    <w:rsid w:val="00CD157B"/>
    <w:rsid w:val="00CD449B"/>
    <w:rsid w:val="00CD5A7C"/>
    <w:rsid w:val="00CE29AC"/>
    <w:rsid w:val="00CE5870"/>
    <w:rsid w:val="00CE5E12"/>
    <w:rsid w:val="00CE6C46"/>
    <w:rsid w:val="00CF3580"/>
    <w:rsid w:val="00CF575F"/>
    <w:rsid w:val="00CF6C45"/>
    <w:rsid w:val="00D002FF"/>
    <w:rsid w:val="00D02F69"/>
    <w:rsid w:val="00D03194"/>
    <w:rsid w:val="00D07761"/>
    <w:rsid w:val="00D150C6"/>
    <w:rsid w:val="00D25350"/>
    <w:rsid w:val="00D274B6"/>
    <w:rsid w:val="00D309BB"/>
    <w:rsid w:val="00D34E86"/>
    <w:rsid w:val="00D4244B"/>
    <w:rsid w:val="00D437CA"/>
    <w:rsid w:val="00D43E4D"/>
    <w:rsid w:val="00D45D1E"/>
    <w:rsid w:val="00D555C3"/>
    <w:rsid w:val="00D5680A"/>
    <w:rsid w:val="00D64933"/>
    <w:rsid w:val="00D66371"/>
    <w:rsid w:val="00D80878"/>
    <w:rsid w:val="00D861C7"/>
    <w:rsid w:val="00D868D4"/>
    <w:rsid w:val="00D86FAD"/>
    <w:rsid w:val="00D901DF"/>
    <w:rsid w:val="00D9208F"/>
    <w:rsid w:val="00D932C8"/>
    <w:rsid w:val="00DA40C1"/>
    <w:rsid w:val="00DB1108"/>
    <w:rsid w:val="00DB22FA"/>
    <w:rsid w:val="00DB5EC7"/>
    <w:rsid w:val="00DB6015"/>
    <w:rsid w:val="00DB77F6"/>
    <w:rsid w:val="00DC1D3F"/>
    <w:rsid w:val="00DC737F"/>
    <w:rsid w:val="00DD5728"/>
    <w:rsid w:val="00DE29EF"/>
    <w:rsid w:val="00DE7B19"/>
    <w:rsid w:val="00DF09A0"/>
    <w:rsid w:val="00DF631D"/>
    <w:rsid w:val="00E02D9C"/>
    <w:rsid w:val="00E06215"/>
    <w:rsid w:val="00E07046"/>
    <w:rsid w:val="00E07F7E"/>
    <w:rsid w:val="00E1553D"/>
    <w:rsid w:val="00E161E9"/>
    <w:rsid w:val="00E21864"/>
    <w:rsid w:val="00E24B1D"/>
    <w:rsid w:val="00E44EBD"/>
    <w:rsid w:val="00E53C69"/>
    <w:rsid w:val="00E5401E"/>
    <w:rsid w:val="00E63920"/>
    <w:rsid w:val="00E64551"/>
    <w:rsid w:val="00E656CB"/>
    <w:rsid w:val="00E67BBF"/>
    <w:rsid w:val="00E80F06"/>
    <w:rsid w:val="00E838D8"/>
    <w:rsid w:val="00E92C5A"/>
    <w:rsid w:val="00E930F4"/>
    <w:rsid w:val="00E9618B"/>
    <w:rsid w:val="00E9634B"/>
    <w:rsid w:val="00EB1505"/>
    <w:rsid w:val="00EB1CDF"/>
    <w:rsid w:val="00EB3708"/>
    <w:rsid w:val="00EB642A"/>
    <w:rsid w:val="00EC3896"/>
    <w:rsid w:val="00EC645F"/>
    <w:rsid w:val="00ED0724"/>
    <w:rsid w:val="00ED37A0"/>
    <w:rsid w:val="00ED7DBC"/>
    <w:rsid w:val="00EE55E1"/>
    <w:rsid w:val="00EF19E8"/>
    <w:rsid w:val="00EF4410"/>
    <w:rsid w:val="00F01BEA"/>
    <w:rsid w:val="00F125CB"/>
    <w:rsid w:val="00F1611F"/>
    <w:rsid w:val="00F251D0"/>
    <w:rsid w:val="00F41062"/>
    <w:rsid w:val="00F41185"/>
    <w:rsid w:val="00F43C5A"/>
    <w:rsid w:val="00F4746A"/>
    <w:rsid w:val="00F501AA"/>
    <w:rsid w:val="00F50BD4"/>
    <w:rsid w:val="00F5273E"/>
    <w:rsid w:val="00F54871"/>
    <w:rsid w:val="00F54B34"/>
    <w:rsid w:val="00F722E9"/>
    <w:rsid w:val="00F72F37"/>
    <w:rsid w:val="00F73B27"/>
    <w:rsid w:val="00F77D66"/>
    <w:rsid w:val="00F81226"/>
    <w:rsid w:val="00F87DB7"/>
    <w:rsid w:val="00F903E4"/>
    <w:rsid w:val="00F913CA"/>
    <w:rsid w:val="00F914CA"/>
    <w:rsid w:val="00F93670"/>
    <w:rsid w:val="00F95AA0"/>
    <w:rsid w:val="00FB0ACB"/>
    <w:rsid w:val="00FB1D6C"/>
    <w:rsid w:val="00FC3985"/>
    <w:rsid w:val="00FD16B2"/>
    <w:rsid w:val="00FE38A5"/>
    <w:rsid w:val="00FE47E5"/>
    <w:rsid w:val="00FF19ED"/>
    <w:rsid w:val="09054620"/>
    <w:rsid w:val="33EC0B53"/>
    <w:rsid w:val="400A4A45"/>
    <w:rsid w:val="7151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C58702-5DCC-4799-9697-F0EAEF8D7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642A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808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08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08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5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unhideWhenUsed/>
    <w:rsid w:val="00EB642A"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rsid w:val="00EB642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EB64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EB6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rsid w:val="00EB64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8">
    <w:name w:val="Table Grid"/>
    <w:basedOn w:val="a1"/>
    <w:uiPriority w:val="59"/>
    <w:rsid w:val="00EB642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5">
    <w:name w:val="Light Shading Accent 5"/>
    <w:basedOn w:val="a1"/>
    <w:uiPriority w:val="60"/>
    <w:qFormat/>
    <w:rsid w:val="00EB642A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EB642A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Char2">
    <w:name w:val="页眉 Char"/>
    <w:basedOn w:val="a0"/>
    <w:link w:val="a6"/>
    <w:uiPriority w:val="99"/>
    <w:semiHidden/>
    <w:qFormat/>
    <w:rsid w:val="00EB642A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B642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B642A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EB642A"/>
    <w:pPr>
      <w:ind w:firstLineChars="200" w:firstLine="420"/>
    </w:pPr>
  </w:style>
  <w:style w:type="character" w:customStyle="1" w:styleId="Char">
    <w:name w:val="日期 Char"/>
    <w:basedOn w:val="a0"/>
    <w:link w:val="a3"/>
    <w:uiPriority w:val="99"/>
    <w:semiHidden/>
    <w:rsid w:val="00EB642A"/>
  </w:style>
  <w:style w:type="paragraph" w:styleId="HTML">
    <w:name w:val="HTML Preformatted"/>
    <w:basedOn w:val="a"/>
    <w:link w:val="HTMLChar"/>
    <w:uiPriority w:val="99"/>
    <w:unhideWhenUsed/>
    <w:rsid w:val="00BB65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654E"/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112F45"/>
    <w:rPr>
      <w:color w:val="0000FF" w:themeColor="hyperlink"/>
      <w:u w:val="single"/>
    </w:rPr>
  </w:style>
  <w:style w:type="table" w:styleId="-51">
    <w:name w:val="Light Grid Accent 5"/>
    <w:basedOn w:val="a1"/>
    <w:uiPriority w:val="62"/>
    <w:rsid w:val="00BD541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aa">
    <w:name w:val="List Paragraph"/>
    <w:basedOn w:val="a"/>
    <w:uiPriority w:val="99"/>
    <w:unhideWhenUsed/>
    <w:rsid w:val="00C3102B"/>
    <w:pPr>
      <w:ind w:firstLineChars="200" w:firstLine="420"/>
    </w:pPr>
  </w:style>
  <w:style w:type="character" w:customStyle="1" w:styleId="pun">
    <w:name w:val="pun"/>
    <w:basedOn w:val="a0"/>
    <w:rsid w:val="00AA622A"/>
  </w:style>
  <w:style w:type="character" w:customStyle="1" w:styleId="pln">
    <w:name w:val="pln"/>
    <w:basedOn w:val="a0"/>
    <w:rsid w:val="00AA622A"/>
  </w:style>
  <w:style w:type="character" w:customStyle="1" w:styleId="str">
    <w:name w:val="str"/>
    <w:basedOn w:val="a0"/>
    <w:rsid w:val="00AA622A"/>
  </w:style>
  <w:style w:type="character" w:customStyle="1" w:styleId="typ">
    <w:name w:val="typ"/>
    <w:basedOn w:val="a0"/>
    <w:rsid w:val="00792866"/>
  </w:style>
  <w:style w:type="character" w:customStyle="1" w:styleId="1Char">
    <w:name w:val="标题 1 Char"/>
    <w:basedOn w:val="a0"/>
    <w:link w:val="1"/>
    <w:uiPriority w:val="9"/>
    <w:rsid w:val="00D8087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087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80878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5E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36EF2"/>
  </w:style>
  <w:style w:type="paragraph" w:styleId="20">
    <w:name w:val="toc 2"/>
    <w:basedOn w:val="a"/>
    <w:next w:val="a"/>
    <w:autoRedefine/>
    <w:uiPriority w:val="39"/>
    <w:unhideWhenUsed/>
    <w:rsid w:val="00136EF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36EF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052E86-7F36-4972-AE10-FFB0E9465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</Pages>
  <Words>1682</Words>
  <Characters>9589</Characters>
  <Application>Microsoft Office Word</Application>
  <DocSecurity>0</DocSecurity>
  <Lines>79</Lines>
  <Paragraphs>22</Paragraphs>
  <ScaleCrop>false</ScaleCrop>
  <Company/>
  <LinksUpToDate>false</LinksUpToDate>
  <CharactersWithSpaces>11249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Liu,Lei(GIS)</cp:lastModifiedBy>
  <cp:revision>611</cp:revision>
  <dcterms:created xsi:type="dcterms:W3CDTF">2015-08-12T01:37:00Z</dcterms:created>
  <dcterms:modified xsi:type="dcterms:W3CDTF">2017-03-03T02:10:00Z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